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67BA7" w14:textId="31E586EF" w:rsidR="00976078" w:rsidRPr="001F0710" w:rsidRDefault="00976078" w:rsidP="00976078">
      <w:pPr>
        <w:jc w:val="center"/>
        <w:rPr>
          <w:rFonts w:ascii="Times New Roman" w:hAnsi="Times New Roman" w:cs="Times New Roman"/>
          <w:b/>
          <w:bCs/>
          <w:sz w:val="52"/>
          <w:szCs w:val="52"/>
        </w:rPr>
      </w:pPr>
      <w:r w:rsidRPr="001F0710">
        <w:rPr>
          <w:rFonts w:ascii="Times New Roman" w:hAnsi="Times New Roman" w:cs="Times New Roman"/>
          <w:b/>
          <w:bCs/>
          <w:sz w:val="52"/>
          <w:szCs w:val="52"/>
        </w:rPr>
        <w:t>AI PLAYGROUND</w:t>
      </w:r>
    </w:p>
    <w:p w14:paraId="66A2756E" w14:textId="77777777" w:rsidR="00976078" w:rsidRPr="001F0710" w:rsidRDefault="00976078" w:rsidP="00976078">
      <w:pPr>
        <w:jc w:val="center"/>
        <w:rPr>
          <w:rFonts w:ascii="Times New Roman" w:hAnsi="Times New Roman" w:cs="Times New Roman"/>
        </w:rPr>
      </w:pPr>
    </w:p>
    <w:p w14:paraId="017FECE8" w14:textId="77777777" w:rsidR="00976078" w:rsidRPr="001F0710" w:rsidRDefault="00976078" w:rsidP="00976078">
      <w:pPr>
        <w:jc w:val="center"/>
        <w:rPr>
          <w:rFonts w:ascii="Times New Roman" w:hAnsi="Times New Roman" w:cs="Times New Roman"/>
        </w:rPr>
      </w:pPr>
      <w:r w:rsidRPr="001F0710">
        <w:rPr>
          <w:rFonts w:ascii="Times New Roman" w:hAnsi="Times New Roman" w:cs="Times New Roman"/>
        </w:rPr>
        <w:t>T.E. mini-project report submitted in partial fulfilment of the requirements</w:t>
      </w:r>
    </w:p>
    <w:p w14:paraId="31640CEC" w14:textId="41238CED" w:rsidR="00976078" w:rsidRPr="001F0710" w:rsidRDefault="00976078" w:rsidP="00976078">
      <w:pPr>
        <w:jc w:val="center"/>
        <w:rPr>
          <w:rFonts w:ascii="Times New Roman" w:hAnsi="Times New Roman" w:cs="Times New Roman"/>
        </w:rPr>
      </w:pPr>
      <w:r w:rsidRPr="001F0710">
        <w:rPr>
          <w:rFonts w:ascii="Times New Roman" w:hAnsi="Times New Roman" w:cs="Times New Roman"/>
        </w:rPr>
        <w:t>of the degree of</w:t>
      </w:r>
    </w:p>
    <w:p w14:paraId="2119046A" w14:textId="77777777" w:rsidR="00976078" w:rsidRPr="001F0710" w:rsidRDefault="00976078" w:rsidP="00976078">
      <w:pPr>
        <w:jc w:val="center"/>
        <w:rPr>
          <w:rFonts w:ascii="Times New Roman" w:hAnsi="Times New Roman" w:cs="Times New Roman"/>
          <w:b/>
          <w:bCs/>
          <w:sz w:val="28"/>
          <w:szCs w:val="28"/>
        </w:rPr>
      </w:pPr>
      <w:r w:rsidRPr="001F0710">
        <w:rPr>
          <w:rFonts w:ascii="Times New Roman" w:hAnsi="Times New Roman" w:cs="Times New Roman"/>
          <w:b/>
          <w:bCs/>
          <w:sz w:val="28"/>
          <w:szCs w:val="28"/>
        </w:rPr>
        <w:t>BACHELOR OF ENGINEERING IN</w:t>
      </w:r>
      <w:r w:rsidRPr="001F0710">
        <w:rPr>
          <w:rFonts w:ascii="Times New Roman" w:hAnsi="Times New Roman" w:cs="Times New Roman"/>
          <w:b/>
          <w:bCs/>
          <w:sz w:val="28"/>
          <w:szCs w:val="28"/>
        </w:rPr>
        <w:t xml:space="preserve"> </w:t>
      </w:r>
      <w:r w:rsidRPr="001F0710">
        <w:rPr>
          <w:rFonts w:ascii="Times New Roman" w:hAnsi="Times New Roman" w:cs="Times New Roman"/>
          <w:b/>
          <w:bCs/>
          <w:sz w:val="28"/>
          <w:szCs w:val="28"/>
        </w:rPr>
        <w:t xml:space="preserve">ARTIFICIAL </w:t>
      </w:r>
    </w:p>
    <w:p w14:paraId="3CA12B89" w14:textId="35D40037" w:rsidR="00976078" w:rsidRPr="001F0710" w:rsidRDefault="00976078" w:rsidP="00976078">
      <w:pPr>
        <w:jc w:val="center"/>
        <w:rPr>
          <w:rFonts w:ascii="Times New Roman" w:hAnsi="Times New Roman" w:cs="Times New Roman"/>
          <w:b/>
          <w:bCs/>
          <w:sz w:val="28"/>
          <w:szCs w:val="28"/>
        </w:rPr>
      </w:pPr>
      <w:r w:rsidRPr="001F0710">
        <w:rPr>
          <w:rFonts w:ascii="Times New Roman" w:hAnsi="Times New Roman" w:cs="Times New Roman"/>
          <w:b/>
          <w:bCs/>
          <w:sz w:val="28"/>
          <w:szCs w:val="28"/>
        </w:rPr>
        <w:t>INTELLIGENCE AND MACHINE</w:t>
      </w:r>
      <w:r w:rsidRPr="001F0710">
        <w:rPr>
          <w:rFonts w:ascii="Times New Roman" w:hAnsi="Times New Roman" w:cs="Times New Roman"/>
          <w:b/>
          <w:bCs/>
          <w:sz w:val="28"/>
          <w:szCs w:val="28"/>
        </w:rPr>
        <w:t xml:space="preserve"> </w:t>
      </w:r>
      <w:r w:rsidRPr="001F0710">
        <w:rPr>
          <w:rFonts w:ascii="Times New Roman" w:hAnsi="Times New Roman" w:cs="Times New Roman"/>
          <w:b/>
          <w:bCs/>
          <w:sz w:val="28"/>
          <w:szCs w:val="28"/>
        </w:rPr>
        <w:t>LEARNING</w:t>
      </w:r>
    </w:p>
    <w:p w14:paraId="5A36C73F" w14:textId="77777777" w:rsidR="00976078" w:rsidRPr="001F0710" w:rsidRDefault="00976078" w:rsidP="00976078">
      <w:pPr>
        <w:jc w:val="center"/>
        <w:rPr>
          <w:rFonts w:ascii="Times New Roman" w:hAnsi="Times New Roman" w:cs="Times New Roman"/>
          <w:sz w:val="8"/>
          <w:szCs w:val="8"/>
        </w:rPr>
      </w:pPr>
    </w:p>
    <w:p w14:paraId="134B1C82" w14:textId="12710EA2" w:rsidR="00976078" w:rsidRPr="001F0710" w:rsidRDefault="00976078" w:rsidP="00976078">
      <w:pPr>
        <w:jc w:val="center"/>
        <w:rPr>
          <w:rFonts w:ascii="Times New Roman" w:hAnsi="Times New Roman" w:cs="Times New Roman"/>
        </w:rPr>
      </w:pPr>
      <w:r w:rsidRPr="001F0710">
        <w:rPr>
          <w:rFonts w:ascii="Times New Roman" w:hAnsi="Times New Roman" w:cs="Times New Roman"/>
        </w:rPr>
        <w:t>by</w:t>
      </w:r>
    </w:p>
    <w:p w14:paraId="43915B01" w14:textId="1380BBCF" w:rsidR="00976078" w:rsidRPr="001F0710" w:rsidRDefault="00976078" w:rsidP="00976078">
      <w:pPr>
        <w:jc w:val="center"/>
        <w:rPr>
          <w:rFonts w:ascii="Times New Roman" w:hAnsi="Times New Roman" w:cs="Times New Roman"/>
          <w:b/>
          <w:bCs/>
        </w:rPr>
      </w:pPr>
      <w:r w:rsidRPr="001F0710">
        <w:rPr>
          <w:rFonts w:ascii="Times New Roman" w:hAnsi="Times New Roman" w:cs="Times New Roman"/>
          <w:b/>
          <w:bCs/>
        </w:rPr>
        <w:t>M</w:t>
      </w:r>
      <w:r w:rsidRPr="001F0710">
        <w:rPr>
          <w:rFonts w:ascii="Times New Roman" w:hAnsi="Times New Roman" w:cs="Times New Roman"/>
          <w:b/>
          <w:bCs/>
        </w:rPr>
        <w:t>r</w:t>
      </w:r>
      <w:r w:rsidRPr="001F0710">
        <w:rPr>
          <w:rFonts w:ascii="Times New Roman" w:hAnsi="Times New Roman" w:cs="Times New Roman"/>
          <w:b/>
          <w:bCs/>
        </w:rPr>
        <w:t xml:space="preserve">. </w:t>
      </w:r>
      <w:r w:rsidRPr="001F0710">
        <w:rPr>
          <w:rFonts w:ascii="Times New Roman" w:hAnsi="Times New Roman" w:cs="Times New Roman"/>
          <w:b/>
          <w:bCs/>
        </w:rPr>
        <w:t>Jatin Singh</w:t>
      </w:r>
      <w:r w:rsidRPr="001F0710">
        <w:rPr>
          <w:rFonts w:ascii="Times New Roman" w:hAnsi="Times New Roman" w:cs="Times New Roman"/>
          <w:b/>
          <w:bCs/>
        </w:rPr>
        <w:t xml:space="preserve"> (</w:t>
      </w:r>
      <w:r w:rsidRPr="001F0710">
        <w:rPr>
          <w:rFonts w:ascii="Times New Roman" w:hAnsi="Times New Roman" w:cs="Times New Roman"/>
          <w:b/>
          <w:bCs/>
        </w:rPr>
        <w:t>251</w:t>
      </w:r>
      <w:r w:rsidRPr="001F0710">
        <w:rPr>
          <w:rFonts w:ascii="Times New Roman" w:hAnsi="Times New Roman" w:cs="Times New Roman"/>
          <w:b/>
          <w:bCs/>
        </w:rPr>
        <w:t>)</w:t>
      </w:r>
    </w:p>
    <w:p w14:paraId="3A5CFC8C" w14:textId="6CC33B52" w:rsidR="00976078" w:rsidRPr="001F0710" w:rsidRDefault="00976078" w:rsidP="00976078">
      <w:pPr>
        <w:jc w:val="center"/>
        <w:rPr>
          <w:rFonts w:ascii="Times New Roman" w:hAnsi="Times New Roman" w:cs="Times New Roman"/>
          <w:b/>
          <w:bCs/>
        </w:rPr>
      </w:pPr>
      <w:r w:rsidRPr="001F0710">
        <w:rPr>
          <w:rFonts w:ascii="Times New Roman" w:hAnsi="Times New Roman" w:cs="Times New Roman"/>
          <w:b/>
          <w:bCs/>
        </w:rPr>
        <w:t>M</w:t>
      </w:r>
      <w:r w:rsidRPr="001F0710">
        <w:rPr>
          <w:rFonts w:ascii="Times New Roman" w:hAnsi="Times New Roman" w:cs="Times New Roman"/>
          <w:b/>
          <w:bCs/>
        </w:rPr>
        <w:t>r</w:t>
      </w:r>
      <w:r w:rsidRPr="001F0710">
        <w:rPr>
          <w:rFonts w:ascii="Times New Roman" w:hAnsi="Times New Roman" w:cs="Times New Roman"/>
          <w:b/>
          <w:bCs/>
        </w:rPr>
        <w:t xml:space="preserve">. </w:t>
      </w:r>
      <w:proofErr w:type="spellStart"/>
      <w:r w:rsidRPr="001F0710">
        <w:rPr>
          <w:rFonts w:ascii="Times New Roman" w:hAnsi="Times New Roman" w:cs="Times New Roman"/>
          <w:b/>
          <w:bCs/>
        </w:rPr>
        <w:t>Madhavendra</w:t>
      </w:r>
      <w:proofErr w:type="spellEnd"/>
      <w:r w:rsidRPr="001F0710">
        <w:rPr>
          <w:rFonts w:ascii="Times New Roman" w:hAnsi="Times New Roman" w:cs="Times New Roman"/>
          <w:b/>
          <w:bCs/>
        </w:rPr>
        <w:t xml:space="preserve"> </w:t>
      </w:r>
      <w:r w:rsidRPr="001F0710">
        <w:rPr>
          <w:rFonts w:ascii="Times New Roman" w:hAnsi="Times New Roman" w:cs="Times New Roman"/>
          <w:b/>
          <w:bCs/>
        </w:rPr>
        <w:t xml:space="preserve">Singh </w:t>
      </w:r>
      <w:r w:rsidRPr="001F0710">
        <w:rPr>
          <w:rFonts w:ascii="Times New Roman" w:hAnsi="Times New Roman" w:cs="Times New Roman"/>
          <w:b/>
          <w:bCs/>
        </w:rPr>
        <w:t>(</w:t>
      </w:r>
      <w:r w:rsidRPr="001F0710">
        <w:rPr>
          <w:rFonts w:ascii="Times New Roman" w:hAnsi="Times New Roman" w:cs="Times New Roman"/>
          <w:b/>
          <w:bCs/>
        </w:rPr>
        <w:t>252</w:t>
      </w:r>
      <w:r w:rsidRPr="001F0710">
        <w:rPr>
          <w:rFonts w:ascii="Times New Roman" w:hAnsi="Times New Roman" w:cs="Times New Roman"/>
          <w:b/>
          <w:bCs/>
        </w:rPr>
        <w:t>)</w:t>
      </w:r>
    </w:p>
    <w:p w14:paraId="1C514FC4" w14:textId="290ADDE0" w:rsidR="00976078" w:rsidRPr="001F0710" w:rsidRDefault="00976078" w:rsidP="00976078">
      <w:pPr>
        <w:jc w:val="center"/>
        <w:rPr>
          <w:rFonts w:ascii="Times New Roman" w:hAnsi="Times New Roman" w:cs="Times New Roman"/>
          <w:b/>
          <w:bCs/>
        </w:rPr>
      </w:pPr>
      <w:r w:rsidRPr="001F0710">
        <w:rPr>
          <w:rFonts w:ascii="Times New Roman" w:hAnsi="Times New Roman" w:cs="Times New Roman"/>
          <w:b/>
          <w:bCs/>
        </w:rPr>
        <w:t>M</w:t>
      </w:r>
      <w:r w:rsidRPr="001F0710">
        <w:rPr>
          <w:rFonts w:ascii="Times New Roman" w:hAnsi="Times New Roman" w:cs="Times New Roman"/>
          <w:b/>
          <w:bCs/>
        </w:rPr>
        <w:t>r</w:t>
      </w:r>
      <w:r w:rsidRPr="001F0710">
        <w:rPr>
          <w:rFonts w:ascii="Times New Roman" w:hAnsi="Times New Roman" w:cs="Times New Roman"/>
          <w:b/>
          <w:bCs/>
        </w:rPr>
        <w:t xml:space="preserve">. </w:t>
      </w:r>
      <w:r w:rsidRPr="001F0710">
        <w:rPr>
          <w:rFonts w:ascii="Times New Roman" w:hAnsi="Times New Roman" w:cs="Times New Roman"/>
          <w:b/>
          <w:bCs/>
        </w:rPr>
        <w:t>Rudra</w:t>
      </w:r>
      <w:r w:rsidRPr="001F0710">
        <w:rPr>
          <w:rFonts w:ascii="Times New Roman" w:hAnsi="Times New Roman" w:cs="Times New Roman"/>
          <w:b/>
          <w:bCs/>
        </w:rPr>
        <w:t xml:space="preserve"> </w:t>
      </w:r>
      <w:r w:rsidRPr="001F0710">
        <w:rPr>
          <w:rFonts w:ascii="Times New Roman" w:hAnsi="Times New Roman" w:cs="Times New Roman"/>
          <w:b/>
          <w:bCs/>
        </w:rPr>
        <w:t>Trivedi</w:t>
      </w:r>
      <w:r w:rsidRPr="001F0710">
        <w:rPr>
          <w:rFonts w:ascii="Times New Roman" w:hAnsi="Times New Roman" w:cs="Times New Roman"/>
          <w:b/>
          <w:bCs/>
        </w:rPr>
        <w:t xml:space="preserve"> (</w:t>
      </w:r>
      <w:r w:rsidRPr="001F0710">
        <w:rPr>
          <w:rFonts w:ascii="Times New Roman" w:hAnsi="Times New Roman" w:cs="Times New Roman"/>
          <w:b/>
          <w:bCs/>
        </w:rPr>
        <w:t>266</w:t>
      </w:r>
      <w:r w:rsidRPr="001F0710">
        <w:rPr>
          <w:rFonts w:ascii="Times New Roman" w:hAnsi="Times New Roman" w:cs="Times New Roman"/>
          <w:b/>
          <w:bCs/>
        </w:rPr>
        <w:t>)</w:t>
      </w:r>
    </w:p>
    <w:p w14:paraId="766DE1ED" w14:textId="77777777" w:rsidR="00976078" w:rsidRPr="001F0710" w:rsidRDefault="00976078" w:rsidP="00976078">
      <w:pPr>
        <w:jc w:val="center"/>
        <w:rPr>
          <w:rFonts w:ascii="Times New Roman" w:hAnsi="Times New Roman" w:cs="Times New Roman"/>
          <w:sz w:val="16"/>
          <w:szCs w:val="16"/>
        </w:rPr>
      </w:pPr>
    </w:p>
    <w:p w14:paraId="70812520" w14:textId="77777777" w:rsidR="00976078" w:rsidRPr="001F0710" w:rsidRDefault="00976078" w:rsidP="00976078">
      <w:pPr>
        <w:jc w:val="center"/>
        <w:rPr>
          <w:rFonts w:ascii="Times New Roman" w:hAnsi="Times New Roman" w:cs="Times New Roman"/>
        </w:rPr>
      </w:pPr>
      <w:r w:rsidRPr="001F0710">
        <w:rPr>
          <w:rFonts w:ascii="Times New Roman" w:hAnsi="Times New Roman" w:cs="Times New Roman"/>
        </w:rPr>
        <w:t>Under the guidance of</w:t>
      </w:r>
    </w:p>
    <w:p w14:paraId="257A2959" w14:textId="1ABDFD8E" w:rsidR="00976078" w:rsidRPr="001F0710" w:rsidRDefault="00976078" w:rsidP="00976078">
      <w:pPr>
        <w:jc w:val="center"/>
        <w:rPr>
          <w:rFonts w:ascii="Times New Roman" w:hAnsi="Times New Roman" w:cs="Times New Roman"/>
          <w:b/>
          <w:bCs/>
        </w:rPr>
      </w:pPr>
      <w:r w:rsidRPr="001F0710">
        <w:rPr>
          <w:rFonts w:ascii="Times New Roman" w:hAnsi="Times New Roman" w:cs="Times New Roman"/>
          <w:b/>
          <w:bCs/>
        </w:rPr>
        <w:t xml:space="preserve">Mrs. </w:t>
      </w:r>
      <w:proofErr w:type="spellStart"/>
      <w:r w:rsidRPr="001F0710">
        <w:rPr>
          <w:rFonts w:ascii="Times New Roman" w:hAnsi="Times New Roman" w:cs="Times New Roman"/>
          <w:b/>
          <w:bCs/>
        </w:rPr>
        <w:t>Silviya</w:t>
      </w:r>
      <w:proofErr w:type="spellEnd"/>
      <w:r w:rsidRPr="001F0710">
        <w:rPr>
          <w:rFonts w:ascii="Times New Roman" w:hAnsi="Times New Roman" w:cs="Times New Roman"/>
          <w:b/>
          <w:bCs/>
        </w:rPr>
        <w:t xml:space="preserve"> </w:t>
      </w:r>
      <w:proofErr w:type="spellStart"/>
      <w:r w:rsidRPr="001F0710">
        <w:rPr>
          <w:rFonts w:ascii="Times New Roman" w:hAnsi="Times New Roman" w:cs="Times New Roman"/>
          <w:b/>
          <w:bCs/>
        </w:rPr>
        <w:t>D’monte</w:t>
      </w:r>
      <w:proofErr w:type="spellEnd"/>
    </w:p>
    <w:p w14:paraId="1FEAC227" w14:textId="1AE4FE8A" w:rsidR="00976078" w:rsidRPr="001F0710" w:rsidRDefault="00976078" w:rsidP="00976078">
      <w:pPr>
        <w:jc w:val="center"/>
        <w:rPr>
          <w:rFonts w:ascii="Times New Roman" w:hAnsi="Times New Roman" w:cs="Times New Roman"/>
        </w:rPr>
      </w:pPr>
      <w:r w:rsidRPr="001F0710">
        <w:rPr>
          <w:rFonts w:ascii="Times New Roman" w:hAnsi="Times New Roman" w:cs="Times New Roman"/>
          <w:b/>
          <w:bCs/>
          <w:noProof/>
          <w:color w:val="000000"/>
          <w:sz w:val="36"/>
          <w:szCs w:val="36"/>
          <w:bdr w:val="none" w:sz="0" w:space="0" w:color="auto" w:frame="1"/>
        </w:rPr>
        <w:drawing>
          <wp:inline distT="0" distB="0" distL="0" distR="0" wp14:anchorId="5B9F31F6" wp14:editId="08045AE4">
            <wp:extent cx="1900052" cy="1561193"/>
            <wp:effectExtent l="0" t="0" r="5080" b="1270"/>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15694" cy="1574045"/>
                    </a:xfrm>
                    <a:prstGeom prst="rect">
                      <a:avLst/>
                    </a:prstGeom>
                    <a:noFill/>
                    <a:ln>
                      <a:noFill/>
                    </a:ln>
                  </pic:spPr>
                </pic:pic>
              </a:graphicData>
            </a:graphic>
          </wp:inline>
        </w:drawing>
      </w:r>
    </w:p>
    <w:p w14:paraId="389700EA" w14:textId="0F9A8AC8" w:rsidR="00976078" w:rsidRPr="001F0710" w:rsidRDefault="00976078" w:rsidP="00976078">
      <w:pPr>
        <w:jc w:val="center"/>
        <w:rPr>
          <w:rFonts w:ascii="Times New Roman" w:hAnsi="Times New Roman" w:cs="Times New Roman"/>
          <w:b/>
          <w:bCs/>
          <w:sz w:val="24"/>
          <w:szCs w:val="24"/>
        </w:rPr>
      </w:pPr>
      <w:r w:rsidRPr="001F0710">
        <w:rPr>
          <w:rFonts w:ascii="Times New Roman" w:hAnsi="Times New Roman" w:cs="Times New Roman"/>
          <w:b/>
          <w:bCs/>
          <w:sz w:val="24"/>
          <w:szCs w:val="24"/>
        </w:rPr>
        <w:t>Department of Artificial Intelligence and</w:t>
      </w:r>
    </w:p>
    <w:p w14:paraId="7F0ED8F6" w14:textId="5110311A" w:rsidR="00976078" w:rsidRPr="001F0710" w:rsidRDefault="00976078" w:rsidP="00976078">
      <w:pPr>
        <w:jc w:val="center"/>
        <w:rPr>
          <w:rFonts w:ascii="Times New Roman" w:hAnsi="Times New Roman" w:cs="Times New Roman"/>
          <w:b/>
          <w:bCs/>
          <w:sz w:val="24"/>
          <w:szCs w:val="24"/>
        </w:rPr>
      </w:pPr>
      <w:r w:rsidRPr="001F0710">
        <w:rPr>
          <w:rFonts w:ascii="Times New Roman" w:hAnsi="Times New Roman" w:cs="Times New Roman"/>
          <w:b/>
          <w:bCs/>
          <w:sz w:val="24"/>
          <w:szCs w:val="24"/>
        </w:rPr>
        <w:t>Machine Learning</w:t>
      </w:r>
    </w:p>
    <w:p w14:paraId="75389CB1" w14:textId="77777777" w:rsidR="00976078" w:rsidRPr="001F0710" w:rsidRDefault="00976078" w:rsidP="00976078">
      <w:pPr>
        <w:jc w:val="center"/>
        <w:rPr>
          <w:rFonts w:ascii="Times New Roman" w:hAnsi="Times New Roman" w:cs="Times New Roman"/>
        </w:rPr>
      </w:pPr>
    </w:p>
    <w:p w14:paraId="77A653B1" w14:textId="77777777" w:rsidR="00976078" w:rsidRPr="001F0710" w:rsidRDefault="00976078" w:rsidP="00976078">
      <w:pPr>
        <w:jc w:val="center"/>
        <w:rPr>
          <w:rFonts w:ascii="Times New Roman" w:hAnsi="Times New Roman" w:cs="Times New Roman"/>
          <w:b/>
          <w:bCs/>
          <w:sz w:val="24"/>
          <w:szCs w:val="24"/>
        </w:rPr>
      </w:pPr>
      <w:r w:rsidRPr="001F0710">
        <w:rPr>
          <w:rFonts w:ascii="Times New Roman" w:hAnsi="Times New Roman" w:cs="Times New Roman"/>
          <w:b/>
          <w:bCs/>
          <w:sz w:val="24"/>
          <w:szCs w:val="24"/>
        </w:rPr>
        <w:t>VIDYA VIKAS EDUCATION TRUST’S</w:t>
      </w:r>
    </w:p>
    <w:p w14:paraId="01ADEF0F" w14:textId="17E021DF" w:rsidR="00976078" w:rsidRPr="001F0710" w:rsidRDefault="00976078" w:rsidP="00976078">
      <w:pPr>
        <w:jc w:val="center"/>
        <w:rPr>
          <w:rFonts w:ascii="Times New Roman" w:hAnsi="Times New Roman" w:cs="Times New Roman"/>
          <w:b/>
          <w:bCs/>
          <w:sz w:val="24"/>
          <w:szCs w:val="24"/>
        </w:rPr>
      </w:pPr>
      <w:r w:rsidRPr="001F0710">
        <w:rPr>
          <w:rFonts w:ascii="Times New Roman" w:hAnsi="Times New Roman" w:cs="Times New Roman"/>
          <w:b/>
          <w:bCs/>
          <w:sz w:val="24"/>
          <w:szCs w:val="24"/>
        </w:rPr>
        <w:t>UNIVERSAL COLLEGE OF ENGINEERING</w:t>
      </w:r>
    </w:p>
    <w:p w14:paraId="08B8D60A" w14:textId="77777777" w:rsidR="00976078" w:rsidRPr="001F0710" w:rsidRDefault="00976078" w:rsidP="00976078">
      <w:pPr>
        <w:jc w:val="center"/>
        <w:rPr>
          <w:rFonts w:ascii="Times New Roman" w:hAnsi="Times New Roman" w:cs="Times New Roman"/>
          <w:b/>
          <w:bCs/>
          <w:sz w:val="24"/>
          <w:szCs w:val="24"/>
        </w:rPr>
      </w:pPr>
      <w:r w:rsidRPr="001F0710">
        <w:rPr>
          <w:rFonts w:ascii="Times New Roman" w:hAnsi="Times New Roman" w:cs="Times New Roman"/>
          <w:b/>
          <w:bCs/>
          <w:sz w:val="24"/>
          <w:szCs w:val="24"/>
        </w:rPr>
        <w:t>KAMAN, VASAI - 401208</w:t>
      </w:r>
    </w:p>
    <w:p w14:paraId="35F7EAF8" w14:textId="77777777" w:rsidR="00976078" w:rsidRPr="001F0710" w:rsidRDefault="00976078" w:rsidP="00976078">
      <w:pPr>
        <w:jc w:val="center"/>
        <w:rPr>
          <w:rFonts w:ascii="Times New Roman" w:hAnsi="Times New Roman" w:cs="Times New Roman"/>
          <w:b/>
          <w:bCs/>
          <w:sz w:val="24"/>
          <w:szCs w:val="24"/>
        </w:rPr>
      </w:pPr>
      <w:r w:rsidRPr="001F0710">
        <w:rPr>
          <w:rFonts w:ascii="Times New Roman" w:hAnsi="Times New Roman" w:cs="Times New Roman"/>
          <w:b/>
          <w:bCs/>
          <w:sz w:val="24"/>
          <w:szCs w:val="24"/>
        </w:rPr>
        <w:t>UNIVERSITY OF MUMBAI</w:t>
      </w:r>
    </w:p>
    <w:p w14:paraId="02FDF272" w14:textId="77777777" w:rsidR="00976078" w:rsidRPr="001F0710" w:rsidRDefault="00976078" w:rsidP="00976078">
      <w:pPr>
        <w:rPr>
          <w:rFonts w:ascii="Times New Roman" w:hAnsi="Times New Roman" w:cs="Times New Roman"/>
          <w:sz w:val="16"/>
          <w:szCs w:val="16"/>
        </w:rPr>
      </w:pPr>
    </w:p>
    <w:p w14:paraId="087B659D" w14:textId="20EE9845" w:rsidR="00D33B27" w:rsidRPr="001F0710" w:rsidRDefault="00976078" w:rsidP="00976078">
      <w:pPr>
        <w:jc w:val="center"/>
        <w:rPr>
          <w:rFonts w:ascii="Times New Roman" w:hAnsi="Times New Roman" w:cs="Times New Roman"/>
          <w:b/>
          <w:bCs/>
        </w:rPr>
      </w:pPr>
      <w:r w:rsidRPr="001F0710">
        <w:rPr>
          <w:rFonts w:ascii="Times New Roman" w:hAnsi="Times New Roman" w:cs="Times New Roman"/>
          <w:b/>
          <w:bCs/>
        </w:rPr>
        <w:t>2022-2023</w:t>
      </w:r>
    </w:p>
    <w:p w14:paraId="7C5443E3" w14:textId="47BD5DD7" w:rsidR="00976078" w:rsidRPr="001F0710" w:rsidRDefault="00976078" w:rsidP="00976078">
      <w:pPr>
        <w:jc w:val="center"/>
        <w:rPr>
          <w:rFonts w:ascii="Times New Roman" w:hAnsi="Times New Roman" w:cs="Times New Roman"/>
          <w:b/>
          <w:bCs/>
        </w:rPr>
      </w:pPr>
    </w:p>
    <w:p w14:paraId="46C5DD0B" w14:textId="2FBDC3F7" w:rsidR="00976078" w:rsidRPr="001F0710" w:rsidRDefault="00976078" w:rsidP="00976078">
      <w:pPr>
        <w:jc w:val="center"/>
        <w:rPr>
          <w:rFonts w:ascii="Times New Roman" w:hAnsi="Times New Roman" w:cs="Times New Roman"/>
          <w:b/>
          <w:bCs/>
        </w:rPr>
      </w:pPr>
    </w:p>
    <w:p w14:paraId="78F9BAE3" w14:textId="77777777" w:rsidR="000F6539" w:rsidRPr="001F0710" w:rsidRDefault="000F6539" w:rsidP="000F6539">
      <w:pPr>
        <w:jc w:val="center"/>
        <w:rPr>
          <w:rFonts w:ascii="Times New Roman" w:hAnsi="Times New Roman" w:cs="Times New Roman"/>
          <w:b/>
          <w:bCs/>
        </w:rPr>
      </w:pPr>
      <w:r w:rsidRPr="001F0710">
        <w:rPr>
          <w:rFonts w:ascii="Times New Roman" w:hAnsi="Times New Roman" w:cs="Times New Roman"/>
          <w:b/>
          <w:bCs/>
        </w:rPr>
        <w:lastRenderedPageBreak/>
        <w:t>Vidya Vikas Education Trust’s</w:t>
      </w:r>
    </w:p>
    <w:p w14:paraId="1F839C24" w14:textId="77777777" w:rsidR="000F6539" w:rsidRPr="001F0710" w:rsidRDefault="000F6539" w:rsidP="000F6539">
      <w:pPr>
        <w:jc w:val="center"/>
        <w:rPr>
          <w:rFonts w:ascii="Times New Roman" w:hAnsi="Times New Roman" w:cs="Times New Roman"/>
          <w:b/>
          <w:bCs/>
        </w:rPr>
      </w:pPr>
    </w:p>
    <w:p w14:paraId="1709C65B" w14:textId="77777777" w:rsidR="000F6539" w:rsidRPr="001F0710" w:rsidRDefault="000F6539" w:rsidP="000F6539">
      <w:pPr>
        <w:jc w:val="center"/>
        <w:rPr>
          <w:rFonts w:ascii="Times New Roman" w:hAnsi="Times New Roman" w:cs="Times New Roman"/>
          <w:b/>
          <w:bCs/>
        </w:rPr>
      </w:pPr>
      <w:r w:rsidRPr="001F0710">
        <w:rPr>
          <w:rFonts w:ascii="Times New Roman" w:hAnsi="Times New Roman" w:cs="Times New Roman"/>
          <w:b/>
          <w:bCs/>
        </w:rPr>
        <w:t>Universal College of Engineering, Vasai (E)</w:t>
      </w:r>
    </w:p>
    <w:p w14:paraId="6D0B4A27" w14:textId="77777777" w:rsidR="000F6539" w:rsidRPr="001F0710" w:rsidRDefault="000F6539" w:rsidP="000F6539">
      <w:pPr>
        <w:jc w:val="center"/>
        <w:rPr>
          <w:rFonts w:ascii="Times New Roman" w:hAnsi="Times New Roman" w:cs="Times New Roman"/>
          <w:b/>
          <w:bCs/>
        </w:rPr>
      </w:pPr>
      <w:r w:rsidRPr="001F0710">
        <w:rPr>
          <w:rFonts w:ascii="Times New Roman" w:hAnsi="Times New Roman" w:cs="Times New Roman"/>
          <w:b/>
          <w:bCs/>
        </w:rPr>
        <w:t>Department of AIML</w:t>
      </w:r>
    </w:p>
    <w:p w14:paraId="6528A3BD" w14:textId="76ADA07B" w:rsidR="000F6539" w:rsidRPr="001F0710" w:rsidRDefault="000F6539" w:rsidP="000F6539">
      <w:pPr>
        <w:jc w:val="center"/>
        <w:rPr>
          <w:rFonts w:ascii="Times New Roman" w:hAnsi="Times New Roman" w:cs="Times New Roman"/>
          <w:b/>
          <w:bCs/>
        </w:rPr>
      </w:pPr>
      <w:r w:rsidRPr="001F0710">
        <w:rPr>
          <w:rFonts w:ascii="Times New Roman" w:hAnsi="Times New Roman" w:cs="Times New Roman"/>
          <w:noProof/>
          <w:color w:val="000000"/>
          <w:sz w:val="40"/>
          <w:szCs w:val="40"/>
          <w:bdr w:val="none" w:sz="0" w:space="0" w:color="auto" w:frame="1"/>
        </w:rPr>
        <w:drawing>
          <wp:inline distT="0" distB="0" distL="0" distR="0" wp14:anchorId="0DF440C6" wp14:editId="086DC866">
            <wp:extent cx="1814195" cy="1814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14195" cy="1814195"/>
                    </a:xfrm>
                    <a:prstGeom prst="rect">
                      <a:avLst/>
                    </a:prstGeom>
                    <a:noFill/>
                    <a:ln>
                      <a:noFill/>
                    </a:ln>
                  </pic:spPr>
                </pic:pic>
              </a:graphicData>
            </a:graphic>
          </wp:inline>
        </w:drawing>
      </w:r>
    </w:p>
    <w:p w14:paraId="631E8750" w14:textId="77777777" w:rsidR="000F6539" w:rsidRPr="001F0710" w:rsidRDefault="000F6539" w:rsidP="000F6539">
      <w:pPr>
        <w:jc w:val="center"/>
        <w:rPr>
          <w:rFonts w:ascii="Times New Roman" w:hAnsi="Times New Roman" w:cs="Times New Roman"/>
          <w:b/>
          <w:bCs/>
        </w:rPr>
      </w:pPr>
      <w:r w:rsidRPr="001F0710">
        <w:rPr>
          <w:rFonts w:ascii="Times New Roman" w:hAnsi="Times New Roman" w:cs="Times New Roman"/>
          <w:b/>
          <w:bCs/>
        </w:rPr>
        <w:t>CERTIFICATE</w:t>
      </w:r>
    </w:p>
    <w:p w14:paraId="2539F95B" w14:textId="77777777" w:rsidR="000F6539" w:rsidRPr="001F0710" w:rsidRDefault="000F6539" w:rsidP="000F6539">
      <w:pPr>
        <w:jc w:val="center"/>
        <w:rPr>
          <w:rFonts w:ascii="Times New Roman" w:hAnsi="Times New Roman" w:cs="Times New Roman"/>
          <w:b/>
          <w:bCs/>
        </w:rPr>
      </w:pPr>
    </w:p>
    <w:p w14:paraId="4367B826" w14:textId="08B9AE78" w:rsidR="000F6539" w:rsidRPr="001F0710" w:rsidRDefault="000F6539" w:rsidP="000F6539">
      <w:pPr>
        <w:jc w:val="both"/>
        <w:rPr>
          <w:rFonts w:ascii="Times New Roman" w:hAnsi="Times New Roman" w:cs="Times New Roman"/>
        </w:rPr>
      </w:pPr>
      <w:r w:rsidRPr="001F0710">
        <w:rPr>
          <w:rFonts w:ascii="Times New Roman" w:hAnsi="Times New Roman" w:cs="Times New Roman"/>
        </w:rPr>
        <w:t>This is to certify that, the Mini Project: 2B entitled “</w:t>
      </w:r>
      <w:r w:rsidRPr="001F0710">
        <w:rPr>
          <w:rFonts w:ascii="Times New Roman" w:hAnsi="Times New Roman" w:cs="Times New Roman"/>
        </w:rPr>
        <w:t>AI Playground</w:t>
      </w:r>
      <w:r w:rsidRPr="001F0710">
        <w:rPr>
          <w:rFonts w:ascii="Times New Roman" w:hAnsi="Times New Roman" w:cs="Times New Roman"/>
        </w:rPr>
        <w:t xml:space="preserve">” is the </w:t>
      </w:r>
      <w:proofErr w:type="spellStart"/>
      <w:r w:rsidRPr="001F0710">
        <w:rPr>
          <w:rFonts w:ascii="Times New Roman" w:hAnsi="Times New Roman" w:cs="Times New Roman"/>
        </w:rPr>
        <w:t>bonafide</w:t>
      </w:r>
      <w:proofErr w:type="spellEnd"/>
      <w:r w:rsidRPr="001F0710">
        <w:rPr>
          <w:rFonts w:ascii="Times New Roman" w:hAnsi="Times New Roman" w:cs="Times New Roman"/>
        </w:rPr>
        <w:t xml:space="preserve"> work of </w:t>
      </w:r>
      <w:r w:rsidRPr="001F0710">
        <w:rPr>
          <w:rFonts w:ascii="Times New Roman" w:hAnsi="Times New Roman" w:cs="Times New Roman"/>
          <w:b/>
          <w:bCs/>
        </w:rPr>
        <w:t>M</w:t>
      </w:r>
      <w:r w:rsidRPr="001F0710">
        <w:rPr>
          <w:rFonts w:ascii="Times New Roman" w:hAnsi="Times New Roman" w:cs="Times New Roman"/>
          <w:b/>
          <w:bCs/>
        </w:rPr>
        <w:t>r</w:t>
      </w:r>
      <w:r w:rsidRPr="001F0710">
        <w:rPr>
          <w:rFonts w:ascii="Times New Roman" w:hAnsi="Times New Roman" w:cs="Times New Roman"/>
          <w:b/>
          <w:bCs/>
        </w:rPr>
        <w:t>.</w:t>
      </w:r>
      <w:r w:rsidRPr="001F0710">
        <w:rPr>
          <w:rFonts w:ascii="Times New Roman" w:hAnsi="Times New Roman" w:cs="Times New Roman"/>
          <w:b/>
          <w:bCs/>
        </w:rPr>
        <w:t xml:space="preserve"> Jatin Singh</w:t>
      </w:r>
      <w:r w:rsidRPr="001F0710">
        <w:rPr>
          <w:rFonts w:ascii="Times New Roman" w:hAnsi="Times New Roman" w:cs="Times New Roman"/>
          <w:b/>
          <w:bCs/>
        </w:rPr>
        <w:t xml:space="preserve"> (</w:t>
      </w:r>
      <w:r w:rsidRPr="001F0710">
        <w:rPr>
          <w:rFonts w:ascii="Times New Roman" w:hAnsi="Times New Roman" w:cs="Times New Roman"/>
          <w:b/>
          <w:bCs/>
        </w:rPr>
        <w:t>251</w:t>
      </w:r>
      <w:r w:rsidRPr="001F0710">
        <w:rPr>
          <w:rFonts w:ascii="Times New Roman" w:hAnsi="Times New Roman" w:cs="Times New Roman"/>
          <w:b/>
          <w:bCs/>
        </w:rPr>
        <w:t>), M</w:t>
      </w:r>
      <w:r w:rsidRPr="001F0710">
        <w:rPr>
          <w:rFonts w:ascii="Times New Roman" w:hAnsi="Times New Roman" w:cs="Times New Roman"/>
          <w:b/>
          <w:bCs/>
        </w:rPr>
        <w:t>r</w:t>
      </w:r>
      <w:r w:rsidRPr="001F0710">
        <w:rPr>
          <w:rFonts w:ascii="Times New Roman" w:hAnsi="Times New Roman" w:cs="Times New Roman"/>
          <w:b/>
          <w:bCs/>
        </w:rPr>
        <w:t xml:space="preserve">. </w:t>
      </w:r>
      <w:proofErr w:type="spellStart"/>
      <w:r w:rsidRPr="001F0710">
        <w:rPr>
          <w:rFonts w:ascii="Times New Roman" w:hAnsi="Times New Roman" w:cs="Times New Roman"/>
          <w:b/>
          <w:bCs/>
        </w:rPr>
        <w:t>Madhavendra</w:t>
      </w:r>
      <w:proofErr w:type="spellEnd"/>
      <w:r w:rsidRPr="001F0710">
        <w:rPr>
          <w:rFonts w:ascii="Times New Roman" w:hAnsi="Times New Roman" w:cs="Times New Roman"/>
          <w:b/>
          <w:bCs/>
        </w:rPr>
        <w:t xml:space="preserve"> Singh</w:t>
      </w:r>
      <w:r w:rsidRPr="001F0710">
        <w:rPr>
          <w:rFonts w:ascii="Times New Roman" w:hAnsi="Times New Roman" w:cs="Times New Roman"/>
          <w:b/>
          <w:bCs/>
        </w:rPr>
        <w:t xml:space="preserve"> (</w:t>
      </w:r>
      <w:r w:rsidRPr="001F0710">
        <w:rPr>
          <w:rFonts w:ascii="Times New Roman" w:hAnsi="Times New Roman" w:cs="Times New Roman"/>
          <w:b/>
          <w:bCs/>
        </w:rPr>
        <w:t>252</w:t>
      </w:r>
      <w:r w:rsidRPr="001F0710">
        <w:rPr>
          <w:rFonts w:ascii="Times New Roman" w:hAnsi="Times New Roman" w:cs="Times New Roman"/>
          <w:b/>
          <w:bCs/>
        </w:rPr>
        <w:t xml:space="preserve">) and Mr. </w:t>
      </w:r>
      <w:r w:rsidRPr="001F0710">
        <w:rPr>
          <w:rFonts w:ascii="Times New Roman" w:hAnsi="Times New Roman" w:cs="Times New Roman"/>
          <w:b/>
          <w:bCs/>
        </w:rPr>
        <w:t>Rudra Trivedi</w:t>
      </w:r>
      <w:r w:rsidRPr="001F0710">
        <w:rPr>
          <w:rFonts w:ascii="Times New Roman" w:hAnsi="Times New Roman" w:cs="Times New Roman"/>
          <w:b/>
          <w:bCs/>
        </w:rPr>
        <w:t xml:space="preserve"> (</w:t>
      </w:r>
      <w:r w:rsidRPr="001F0710">
        <w:rPr>
          <w:rFonts w:ascii="Times New Roman" w:hAnsi="Times New Roman" w:cs="Times New Roman"/>
          <w:b/>
          <w:bCs/>
        </w:rPr>
        <w:t>266</w:t>
      </w:r>
      <w:r w:rsidRPr="001F0710">
        <w:rPr>
          <w:rFonts w:ascii="Times New Roman" w:hAnsi="Times New Roman" w:cs="Times New Roman"/>
          <w:b/>
          <w:bCs/>
        </w:rPr>
        <w:t>)</w:t>
      </w:r>
      <w:r w:rsidRPr="001F0710">
        <w:rPr>
          <w:rFonts w:ascii="Times New Roman" w:hAnsi="Times New Roman" w:cs="Times New Roman"/>
        </w:rPr>
        <w:t xml:space="preserve"> submitted</w:t>
      </w:r>
      <w:r w:rsidRPr="001F0710">
        <w:rPr>
          <w:rFonts w:ascii="Times New Roman" w:hAnsi="Times New Roman" w:cs="Times New Roman"/>
        </w:rPr>
        <w:t xml:space="preserve"> </w:t>
      </w:r>
      <w:r w:rsidRPr="001F0710">
        <w:rPr>
          <w:rFonts w:ascii="Times New Roman" w:hAnsi="Times New Roman" w:cs="Times New Roman"/>
        </w:rPr>
        <w:t>to the University of Mumbai in fulfilment of the requirement for the Mini Project: 2B</w:t>
      </w:r>
      <w:r w:rsidRPr="001F0710">
        <w:rPr>
          <w:rFonts w:ascii="Times New Roman" w:hAnsi="Times New Roman" w:cs="Times New Roman"/>
        </w:rPr>
        <w:t xml:space="preserve"> </w:t>
      </w:r>
      <w:r w:rsidRPr="001F0710">
        <w:rPr>
          <w:rFonts w:ascii="Times New Roman" w:hAnsi="Times New Roman" w:cs="Times New Roman"/>
        </w:rPr>
        <w:t>Semester VI project work of T.E. AIML at Universal College of Engineering, Vasai, Mumbai</w:t>
      </w:r>
      <w:r w:rsidRPr="001F0710">
        <w:rPr>
          <w:rFonts w:ascii="Times New Roman" w:hAnsi="Times New Roman" w:cs="Times New Roman"/>
        </w:rPr>
        <w:t xml:space="preserve"> </w:t>
      </w:r>
      <w:r w:rsidRPr="001F0710">
        <w:rPr>
          <w:rFonts w:ascii="Times New Roman" w:hAnsi="Times New Roman" w:cs="Times New Roman"/>
        </w:rPr>
        <w:t>at the Department of Artificial Intelligence and Machine Learning, in the academic year</w:t>
      </w:r>
      <w:r w:rsidRPr="001F0710">
        <w:rPr>
          <w:rFonts w:ascii="Times New Roman" w:hAnsi="Times New Roman" w:cs="Times New Roman"/>
        </w:rPr>
        <w:t xml:space="preserve"> </w:t>
      </w:r>
      <w:r w:rsidRPr="001F0710">
        <w:rPr>
          <w:rFonts w:ascii="Times New Roman" w:hAnsi="Times New Roman" w:cs="Times New Roman"/>
        </w:rPr>
        <w:t>2022-2023, Semester – VI.</w:t>
      </w:r>
    </w:p>
    <w:p w14:paraId="7D106B48" w14:textId="1E446B61" w:rsidR="000F6539" w:rsidRPr="001F0710" w:rsidRDefault="000F6539" w:rsidP="000F6539">
      <w:pPr>
        <w:jc w:val="center"/>
        <w:rPr>
          <w:rFonts w:ascii="Times New Roman" w:hAnsi="Times New Roman" w:cs="Times New Roman"/>
          <w:b/>
          <w:bCs/>
        </w:rPr>
      </w:pPr>
    </w:p>
    <w:p w14:paraId="41D82B26" w14:textId="77777777" w:rsidR="000F6539" w:rsidRPr="001F0710" w:rsidRDefault="000F6539" w:rsidP="000F6539">
      <w:pPr>
        <w:jc w:val="center"/>
        <w:rPr>
          <w:rFonts w:ascii="Times New Roman" w:hAnsi="Times New Roman" w:cs="Times New Roman"/>
          <w:b/>
          <w:bCs/>
        </w:rPr>
      </w:pPr>
    </w:p>
    <w:p w14:paraId="79F0B56B" w14:textId="1578F62B" w:rsidR="000F6539" w:rsidRPr="001F0710" w:rsidRDefault="000F6539" w:rsidP="000F6539">
      <w:pPr>
        <w:jc w:val="center"/>
        <w:rPr>
          <w:rFonts w:ascii="Times New Roman" w:hAnsi="Times New Roman" w:cs="Times New Roman"/>
        </w:rPr>
      </w:pPr>
      <w:r w:rsidRPr="001F0710">
        <w:rPr>
          <w:rFonts w:ascii="Times New Roman" w:hAnsi="Times New Roman" w:cs="Times New Roman"/>
        </w:rPr>
        <w:t xml:space="preserve">Mrs. </w:t>
      </w:r>
      <w:proofErr w:type="spellStart"/>
      <w:r w:rsidRPr="001F0710">
        <w:rPr>
          <w:rFonts w:ascii="Times New Roman" w:hAnsi="Times New Roman" w:cs="Times New Roman"/>
        </w:rPr>
        <w:t>Silviya</w:t>
      </w:r>
      <w:proofErr w:type="spellEnd"/>
      <w:r w:rsidRPr="001F0710">
        <w:rPr>
          <w:rFonts w:ascii="Times New Roman" w:hAnsi="Times New Roman" w:cs="Times New Roman"/>
        </w:rPr>
        <w:t xml:space="preserve"> </w:t>
      </w:r>
      <w:proofErr w:type="spellStart"/>
      <w:r w:rsidRPr="001F0710">
        <w:rPr>
          <w:rFonts w:ascii="Times New Roman" w:hAnsi="Times New Roman" w:cs="Times New Roman"/>
        </w:rPr>
        <w:t>D’monte</w:t>
      </w:r>
      <w:proofErr w:type="spellEnd"/>
    </w:p>
    <w:p w14:paraId="226CCB46" w14:textId="1CFC3283" w:rsidR="000F6539" w:rsidRPr="001F0710" w:rsidRDefault="000F6539" w:rsidP="000F6539">
      <w:pPr>
        <w:jc w:val="center"/>
        <w:rPr>
          <w:rFonts w:ascii="Times New Roman" w:hAnsi="Times New Roman" w:cs="Times New Roman"/>
          <w:b/>
          <w:bCs/>
        </w:rPr>
      </w:pPr>
      <w:r w:rsidRPr="001F0710">
        <w:rPr>
          <w:rFonts w:ascii="Times New Roman" w:hAnsi="Times New Roman" w:cs="Times New Roman"/>
          <w:b/>
          <w:bCs/>
        </w:rPr>
        <w:t>Supervisor</w:t>
      </w:r>
    </w:p>
    <w:p w14:paraId="122AA00A" w14:textId="084A47F3" w:rsidR="000F6539" w:rsidRPr="001F0710" w:rsidRDefault="000F6539" w:rsidP="000F6539">
      <w:pPr>
        <w:jc w:val="center"/>
        <w:rPr>
          <w:rFonts w:ascii="Times New Roman" w:hAnsi="Times New Roman" w:cs="Times New Roman"/>
          <w:b/>
          <w:bCs/>
        </w:rPr>
      </w:pPr>
    </w:p>
    <w:p w14:paraId="75380CEF" w14:textId="77777777" w:rsidR="000F6539" w:rsidRPr="001F0710" w:rsidRDefault="000F6539" w:rsidP="000F6539">
      <w:pPr>
        <w:jc w:val="center"/>
        <w:rPr>
          <w:rFonts w:ascii="Times New Roman" w:hAnsi="Times New Roman" w:cs="Times New Roman"/>
          <w:b/>
          <w:bCs/>
        </w:rPr>
      </w:pPr>
    </w:p>
    <w:p w14:paraId="42BF0A94" w14:textId="77777777" w:rsidR="000F6539" w:rsidRPr="001F0710" w:rsidRDefault="000F6539" w:rsidP="000F6539">
      <w:pPr>
        <w:jc w:val="center"/>
        <w:rPr>
          <w:rFonts w:ascii="Times New Roman" w:hAnsi="Times New Roman" w:cs="Times New Roman"/>
          <w:b/>
          <w:bCs/>
        </w:rPr>
      </w:pPr>
    </w:p>
    <w:p w14:paraId="59680277" w14:textId="70471E07" w:rsidR="000F6539" w:rsidRPr="001F0710" w:rsidRDefault="000F6539" w:rsidP="000F6539">
      <w:pPr>
        <w:jc w:val="center"/>
        <w:rPr>
          <w:rFonts w:ascii="Times New Roman" w:hAnsi="Times New Roman" w:cs="Times New Roman"/>
        </w:rPr>
      </w:pPr>
      <w:r w:rsidRPr="001F0710">
        <w:rPr>
          <w:rFonts w:ascii="Times New Roman" w:hAnsi="Times New Roman" w:cs="Times New Roman"/>
        </w:rPr>
        <w:t>Mr. John Kenny</w:t>
      </w:r>
      <w:r w:rsidRPr="001F0710">
        <w:rPr>
          <w:rFonts w:ascii="Times New Roman" w:hAnsi="Times New Roman" w:cs="Times New Roman"/>
        </w:rPr>
        <w:t xml:space="preserve">                                                                                                       </w:t>
      </w:r>
      <w:proofErr w:type="spellStart"/>
      <w:r w:rsidRPr="001F0710">
        <w:rPr>
          <w:rFonts w:ascii="Times New Roman" w:hAnsi="Times New Roman" w:cs="Times New Roman"/>
        </w:rPr>
        <w:t>Dr.</w:t>
      </w:r>
      <w:proofErr w:type="spellEnd"/>
      <w:r w:rsidRPr="001F0710">
        <w:rPr>
          <w:rFonts w:ascii="Times New Roman" w:hAnsi="Times New Roman" w:cs="Times New Roman"/>
        </w:rPr>
        <w:t xml:space="preserve"> J.B. Patil</w:t>
      </w:r>
    </w:p>
    <w:p w14:paraId="1E13B3D3" w14:textId="02551295" w:rsidR="00976078" w:rsidRPr="001F0710" w:rsidRDefault="000F6539" w:rsidP="000F6539">
      <w:pPr>
        <w:rPr>
          <w:rFonts w:ascii="Times New Roman" w:hAnsi="Times New Roman" w:cs="Times New Roman"/>
          <w:b/>
          <w:bCs/>
        </w:rPr>
      </w:pPr>
      <w:r w:rsidRPr="001F0710">
        <w:rPr>
          <w:rFonts w:ascii="Times New Roman" w:hAnsi="Times New Roman" w:cs="Times New Roman"/>
          <w:b/>
          <w:bCs/>
        </w:rPr>
        <w:t xml:space="preserve">   Head of Department                                                                                                        </w:t>
      </w:r>
      <w:r w:rsidRPr="001F0710">
        <w:rPr>
          <w:rFonts w:ascii="Times New Roman" w:hAnsi="Times New Roman" w:cs="Times New Roman"/>
          <w:b/>
          <w:bCs/>
        </w:rPr>
        <w:t>Principal</w:t>
      </w:r>
    </w:p>
    <w:p w14:paraId="14B68505" w14:textId="3919CEB6" w:rsidR="000F6539" w:rsidRPr="001F0710" w:rsidRDefault="000F6539" w:rsidP="000F6539">
      <w:pPr>
        <w:rPr>
          <w:rFonts w:ascii="Times New Roman" w:hAnsi="Times New Roman" w:cs="Times New Roman"/>
          <w:b/>
          <w:bCs/>
        </w:rPr>
      </w:pPr>
    </w:p>
    <w:p w14:paraId="2E1BE7F2" w14:textId="7F9E01DB" w:rsidR="000F6539" w:rsidRPr="001F0710" w:rsidRDefault="000F6539" w:rsidP="000F6539">
      <w:pPr>
        <w:rPr>
          <w:rFonts w:ascii="Times New Roman" w:hAnsi="Times New Roman" w:cs="Times New Roman"/>
          <w:b/>
          <w:bCs/>
        </w:rPr>
      </w:pPr>
    </w:p>
    <w:p w14:paraId="6BBA31AE" w14:textId="6110DB9E" w:rsidR="000F6539" w:rsidRPr="001F0710" w:rsidRDefault="000F6539" w:rsidP="000F6539">
      <w:pPr>
        <w:rPr>
          <w:rFonts w:ascii="Times New Roman" w:hAnsi="Times New Roman" w:cs="Times New Roman"/>
          <w:b/>
          <w:bCs/>
        </w:rPr>
      </w:pPr>
    </w:p>
    <w:p w14:paraId="5EC61C88" w14:textId="714168F7" w:rsidR="000F6539" w:rsidRPr="001F0710" w:rsidRDefault="000F6539" w:rsidP="000F6539">
      <w:pPr>
        <w:rPr>
          <w:rFonts w:ascii="Times New Roman" w:hAnsi="Times New Roman" w:cs="Times New Roman"/>
          <w:b/>
          <w:bCs/>
        </w:rPr>
      </w:pPr>
    </w:p>
    <w:p w14:paraId="7564CA95" w14:textId="36BCA3E6" w:rsidR="000F6539" w:rsidRPr="001F0710" w:rsidRDefault="000F6539" w:rsidP="000F6539">
      <w:pPr>
        <w:rPr>
          <w:rFonts w:ascii="Times New Roman" w:hAnsi="Times New Roman" w:cs="Times New Roman"/>
          <w:b/>
          <w:bCs/>
        </w:rPr>
      </w:pPr>
    </w:p>
    <w:p w14:paraId="7DE88C70" w14:textId="5D609561" w:rsidR="000F6539" w:rsidRPr="001F0710" w:rsidRDefault="000F6539" w:rsidP="000F6539">
      <w:pPr>
        <w:rPr>
          <w:rFonts w:ascii="Times New Roman" w:hAnsi="Times New Roman" w:cs="Times New Roman"/>
          <w:b/>
          <w:bCs/>
        </w:rPr>
      </w:pPr>
    </w:p>
    <w:p w14:paraId="579E8F92" w14:textId="78F6B046" w:rsidR="000F6539" w:rsidRPr="001F0710" w:rsidRDefault="000F6539" w:rsidP="000F6539">
      <w:pPr>
        <w:rPr>
          <w:rFonts w:ascii="Times New Roman" w:hAnsi="Times New Roman" w:cs="Times New Roman"/>
          <w:b/>
          <w:bCs/>
        </w:rPr>
      </w:pPr>
    </w:p>
    <w:p w14:paraId="559FFB61" w14:textId="3CB2AEA4" w:rsidR="000F6539" w:rsidRPr="001F0710" w:rsidRDefault="000F6539" w:rsidP="000F6539">
      <w:pPr>
        <w:jc w:val="center"/>
        <w:rPr>
          <w:rFonts w:ascii="Times New Roman" w:hAnsi="Times New Roman" w:cs="Times New Roman"/>
          <w:b/>
          <w:bCs/>
          <w:sz w:val="40"/>
          <w:szCs w:val="40"/>
        </w:rPr>
      </w:pPr>
      <w:r w:rsidRPr="001F0710">
        <w:rPr>
          <w:rFonts w:ascii="Times New Roman" w:hAnsi="Times New Roman" w:cs="Times New Roman"/>
          <w:b/>
          <w:bCs/>
          <w:sz w:val="28"/>
          <w:szCs w:val="28"/>
        </w:rPr>
        <w:lastRenderedPageBreak/>
        <w:t>T.E. Mini Project-2B Report Approval</w:t>
      </w:r>
    </w:p>
    <w:p w14:paraId="4360815E" w14:textId="70E3F937" w:rsidR="000F6539" w:rsidRPr="001F0710" w:rsidRDefault="000F6539" w:rsidP="000F6539">
      <w:pPr>
        <w:rPr>
          <w:rFonts w:ascii="Times New Roman" w:hAnsi="Times New Roman" w:cs="Times New Roman"/>
          <w:b/>
          <w:bCs/>
        </w:rPr>
      </w:pPr>
    </w:p>
    <w:p w14:paraId="74DCA505" w14:textId="77777777" w:rsidR="000F6539" w:rsidRPr="001F0710" w:rsidRDefault="000F6539" w:rsidP="000F6539">
      <w:pPr>
        <w:rPr>
          <w:rFonts w:ascii="Times New Roman" w:hAnsi="Times New Roman" w:cs="Times New Roman"/>
          <w:b/>
          <w:bCs/>
        </w:rPr>
      </w:pPr>
    </w:p>
    <w:p w14:paraId="786C3F3A" w14:textId="656F776B" w:rsidR="000F6539" w:rsidRPr="001F0710" w:rsidRDefault="000F6539" w:rsidP="000F6539">
      <w:pPr>
        <w:jc w:val="both"/>
        <w:rPr>
          <w:rFonts w:ascii="Times New Roman" w:hAnsi="Times New Roman" w:cs="Times New Roman"/>
        </w:rPr>
      </w:pPr>
      <w:r w:rsidRPr="001F0710">
        <w:rPr>
          <w:rFonts w:ascii="Times New Roman" w:hAnsi="Times New Roman" w:cs="Times New Roman"/>
        </w:rPr>
        <w:t>This project report entitled “</w:t>
      </w:r>
      <w:r w:rsidRPr="001F0710">
        <w:rPr>
          <w:rFonts w:ascii="Times New Roman" w:hAnsi="Times New Roman" w:cs="Times New Roman"/>
        </w:rPr>
        <w:t>AI Playground</w:t>
      </w:r>
      <w:r w:rsidRPr="001F0710">
        <w:rPr>
          <w:rFonts w:ascii="Times New Roman" w:hAnsi="Times New Roman" w:cs="Times New Roman"/>
        </w:rPr>
        <w:t>” by of Mr. Jatin Singh</w:t>
      </w:r>
      <w:r w:rsidRPr="001F0710">
        <w:rPr>
          <w:rFonts w:ascii="Times New Roman" w:hAnsi="Times New Roman" w:cs="Times New Roman"/>
        </w:rPr>
        <w:t xml:space="preserve">, </w:t>
      </w:r>
      <w:r w:rsidRPr="001F0710">
        <w:rPr>
          <w:rFonts w:ascii="Times New Roman" w:hAnsi="Times New Roman" w:cs="Times New Roman"/>
        </w:rPr>
        <w:t xml:space="preserve">Mr. </w:t>
      </w:r>
      <w:proofErr w:type="spellStart"/>
      <w:r w:rsidRPr="001F0710">
        <w:rPr>
          <w:rFonts w:ascii="Times New Roman" w:hAnsi="Times New Roman" w:cs="Times New Roman"/>
        </w:rPr>
        <w:t>Madhavendra</w:t>
      </w:r>
      <w:proofErr w:type="spellEnd"/>
      <w:r w:rsidRPr="001F0710">
        <w:rPr>
          <w:rFonts w:ascii="Times New Roman" w:hAnsi="Times New Roman" w:cs="Times New Roman"/>
        </w:rPr>
        <w:t xml:space="preserve"> Singh and Mr. Rudra Trivedi</w:t>
      </w:r>
      <w:r w:rsidRPr="001F0710">
        <w:rPr>
          <w:rFonts w:ascii="Times New Roman" w:hAnsi="Times New Roman" w:cs="Times New Roman"/>
          <w:b/>
          <w:bCs/>
        </w:rPr>
        <w:t xml:space="preserve"> </w:t>
      </w:r>
      <w:r w:rsidRPr="001F0710">
        <w:rPr>
          <w:rFonts w:ascii="Times New Roman" w:hAnsi="Times New Roman" w:cs="Times New Roman"/>
        </w:rPr>
        <w:t>is approved for the Mini Project-2B Semester VI project work of T.E</w:t>
      </w:r>
      <w:r w:rsidRPr="001F0710">
        <w:rPr>
          <w:rFonts w:ascii="Times New Roman" w:hAnsi="Times New Roman" w:cs="Times New Roman"/>
        </w:rPr>
        <w:t xml:space="preserve"> </w:t>
      </w:r>
      <w:r w:rsidRPr="001F0710">
        <w:rPr>
          <w:rFonts w:ascii="Times New Roman" w:hAnsi="Times New Roman" w:cs="Times New Roman"/>
        </w:rPr>
        <w:t>AIML at Universal College of Engineering, Vasai, in the academic year 2022-2023.</w:t>
      </w:r>
    </w:p>
    <w:p w14:paraId="4E567BB3" w14:textId="66D45E43" w:rsidR="000F6539" w:rsidRPr="001F0710" w:rsidRDefault="000F6539" w:rsidP="000F6539">
      <w:pPr>
        <w:jc w:val="both"/>
        <w:rPr>
          <w:rFonts w:ascii="Times New Roman" w:hAnsi="Times New Roman" w:cs="Times New Roman"/>
          <w:b/>
          <w:bCs/>
        </w:rPr>
      </w:pPr>
    </w:p>
    <w:p w14:paraId="7C31212E" w14:textId="77777777" w:rsidR="000F6539" w:rsidRPr="001F0710" w:rsidRDefault="000F6539" w:rsidP="000F6539">
      <w:pPr>
        <w:jc w:val="both"/>
        <w:rPr>
          <w:rFonts w:ascii="Times New Roman" w:hAnsi="Times New Roman" w:cs="Times New Roman"/>
          <w:b/>
          <w:bCs/>
        </w:rPr>
      </w:pPr>
    </w:p>
    <w:p w14:paraId="6BC27C38" w14:textId="77777777" w:rsidR="000F6539" w:rsidRPr="001F0710" w:rsidRDefault="000F6539" w:rsidP="000F6539">
      <w:pPr>
        <w:rPr>
          <w:rFonts w:ascii="Times New Roman" w:hAnsi="Times New Roman" w:cs="Times New Roman"/>
          <w:b/>
          <w:bCs/>
        </w:rPr>
      </w:pPr>
    </w:p>
    <w:p w14:paraId="2AD55E46" w14:textId="4FB39C56" w:rsidR="000F6539" w:rsidRPr="001F0710" w:rsidRDefault="000F6539" w:rsidP="000F6539">
      <w:pPr>
        <w:jc w:val="center"/>
        <w:rPr>
          <w:rFonts w:ascii="Times New Roman" w:hAnsi="Times New Roman" w:cs="Times New Roman"/>
          <w:b/>
          <w:bCs/>
        </w:rPr>
      </w:pPr>
      <w:r w:rsidRPr="001F0710">
        <w:rPr>
          <w:rFonts w:ascii="Times New Roman" w:hAnsi="Times New Roman" w:cs="Times New Roman"/>
          <w:b/>
          <w:bCs/>
        </w:rPr>
        <w:t xml:space="preserve">Internal Examiner </w:t>
      </w:r>
      <w:r w:rsidRPr="001F0710">
        <w:rPr>
          <w:rFonts w:ascii="Times New Roman" w:hAnsi="Times New Roman" w:cs="Times New Roman"/>
          <w:b/>
          <w:bCs/>
        </w:rPr>
        <w:t xml:space="preserve">                                                                     </w:t>
      </w:r>
      <w:r w:rsidRPr="001F0710">
        <w:rPr>
          <w:rFonts w:ascii="Times New Roman" w:hAnsi="Times New Roman" w:cs="Times New Roman"/>
          <w:b/>
          <w:bCs/>
        </w:rPr>
        <w:t>External Examiner</w:t>
      </w:r>
    </w:p>
    <w:p w14:paraId="38818242" w14:textId="5B6EF0D9" w:rsidR="000F6539" w:rsidRPr="001F0710" w:rsidRDefault="000F6539" w:rsidP="000F6539">
      <w:pPr>
        <w:jc w:val="center"/>
        <w:rPr>
          <w:rFonts w:ascii="Times New Roman" w:hAnsi="Times New Roman" w:cs="Times New Roman"/>
          <w:b/>
          <w:bCs/>
        </w:rPr>
      </w:pPr>
    </w:p>
    <w:p w14:paraId="4A1A8AA0" w14:textId="7744F523" w:rsidR="000F6539" w:rsidRPr="001F0710" w:rsidRDefault="000F6539" w:rsidP="000F6539">
      <w:pPr>
        <w:jc w:val="center"/>
        <w:rPr>
          <w:rFonts w:ascii="Times New Roman" w:hAnsi="Times New Roman" w:cs="Times New Roman"/>
          <w:b/>
          <w:bCs/>
        </w:rPr>
      </w:pPr>
    </w:p>
    <w:p w14:paraId="2B7D37D4" w14:textId="200D3A4E" w:rsidR="000F6539" w:rsidRPr="001F0710" w:rsidRDefault="000F6539" w:rsidP="000F6539">
      <w:pPr>
        <w:rPr>
          <w:rFonts w:ascii="Times New Roman" w:hAnsi="Times New Roman" w:cs="Times New Roman"/>
          <w:b/>
          <w:bCs/>
        </w:rPr>
      </w:pPr>
      <w:r w:rsidRPr="001F0710">
        <w:rPr>
          <w:rFonts w:ascii="Times New Roman" w:hAnsi="Times New Roman" w:cs="Times New Roman"/>
          <w:b/>
          <w:bCs/>
        </w:rPr>
        <w:t xml:space="preserve">---------------------------------------------                                        </w:t>
      </w:r>
      <w:r w:rsidRPr="001F0710">
        <w:rPr>
          <w:rFonts w:ascii="Times New Roman" w:hAnsi="Times New Roman" w:cs="Times New Roman"/>
          <w:b/>
          <w:bCs/>
        </w:rPr>
        <w:t>---------------------------------------------</w:t>
      </w:r>
    </w:p>
    <w:p w14:paraId="368293EF" w14:textId="4A720A3F" w:rsidR="000F6539" w:rsidRPr="001F0710" w:rsidRDefault="000F6539" w:rsidP="000F6539">
      <w:pPr>
        <w:rPr>
          <w:rFonts w:ascii="Times New Roman" w:hAnsi="Times New Roman" w:cs="Times New Roman"/>
          <w:b/>
          <w:bCs/>
        </w:rPr>
      </w:pPr>
    </w:p>
    <w:p w14:paraId="13FFE53C" w14:textId="5B09FA2C" w:rsidR="000F6539" w:rsidRPr="001F0710" w:rsidRDefault="000F6539" w:rsidP="000F6539">
      <w:pPr>
        <w:rPr>
          <w:rFonts w:ascii="Times New Roman" w:hAnsi="Times New Roman" w:cs="Times New Roman"/>
          <w:b/>
          <w:bCs/>
        </w:rPr>
      </w:pPr>
    </w:p>
    <w:p w14:paraId="28CF5FD9" w14:textId="369CD6F5" w:rsidR="000F6539" w:rsidRPr="001F0710" w:rsidRDefault="000F6539" w:rsidP="000F6539">
      <w:pPr>
        <w:rPr>
          <w:rFonts w:ascii="Times New Roman" w:hAnsi="Times New Roman" w:cs="Times New Roman"/>
          <w:b/>
          <w:bCs/>
        </w:rPr>
      </w:pPr>
    </w:p>
    <w:p w14:paraId="39EF47A7" w14:textId="2B9C928F" w:rsidR="000F6539" w:rsidRPr="001F0710" w:rsidRDefault="000F6539" w:rsidP="000F6539">
      <w:pPr>
        <w:rPr>
          <w:rFonts w:ascii="Times New Roman" w:hAnsi="Times New Roman" w:cs="Times New Roman"/>
          <w:b/>
          <w:bCs/>
        </w:rPr>
      </w:pPr>
    </w:p>
    <w:p w14:paraId="30AF36F7" w14:textId="4CDC725A" w:rsidR="000F6539" w:rsidRPr="001F0710" w:rsidRDefault="000F6539" w:rsidP="000F6539">
      <w:pPr>
        <w:rPr>
          <w:rFonts w:ascii="Times New Roman" w:hAnsi="Times New Roman" w:cs="Times New Roman"/>
          <w:b/>
          <w:bCs/>
        </w:rPr>
      </w:pPr>
    </w:p>
    <w:p w14:paraId="401BD19E" w14:textId="06457BF5" w:rsidR="000F6539" w:rsidRPr="001F0710" w:rsidRDefault="000F6539" w:rsidP="000F6539">
      <w:pPr>
        <w:rPr>
          <w:rFonts w:ascii="Times New Roman" w:hAnsi="Times New Roman" w:cs="Times New Roman"/>
          <w:b/>
          <w:bCs/>
        </w:rPr>
      </w:pPr>
    </w:p>
    <w:p w14:paraId="32B12C83" w14:textId="52057482" w:rsidR="000F6539" w:rsidRPr="001F0710" w:rsidRDefault="000F6539" w:rsidP="000F6539">
      <w:pPr>
        <w:rPr>
          <w:rFonts w:ascii="Times New Roman" w:hAnsi="Times New Roman" w:cs="Times New Roman"/>
          <w:b/>
          <w:bCs/>
        </w:rPr>
      </w:pPr>
    </w:p>
    <w:p w14:paraId="36536DAD" w14:textId="29DA936E" w:rsidR="000F6539" w:rsidRPr="001F0710" w:rsidRDefault="000F6539" w:rsidP="000F6539">
      <w:pPr>
        <w:rPr>
          <w:rFonts w:ascii="Times New Roman" w:hAnsi="Times New Roman" w:cs="Times New Roman"/>
        </w:rPr>
      </w:pPr>
      <w:r w:rsidRPr="001F0710">
        <w:rPr>
          <w:rFonts w:ascii="Times New Roman" w:hAnsi="Times New Roman" w:cs="Times New Roman"/>
        </w:rPr>
        <w:t>Date:</w:t>
      </w:r>
    </w:p>
    <w:p w14:paraId="4156AE7D" w14:textId="3570CED9" w:rsidR="000F6539" w:rsidRPr="001F0710" w:rsidRDefault="000F6539" w:rsidP="000F6539">
      <w:pPr>
        <w:rPr>
          <w:rFonts w:ascii="Times New Roman" w:hAnsi="Times New Roman" w:cs="Times New Roman"/>
        </w:rPr>
      </w:pPr>
    </w:p>
    <w:p w14:paraId="43BC21B7" w14:textId="23663CE1" w:rsidR="000F6539" w:rsidRPr="001F0710" w:rsidRDefault="000F6539" w:rsidP="000F6539">
      <w:pPr>
        <w:rPr>
          <w:rFonts w:ascii="Times New Roman" w:hAnsi="Times New Roman" w:cs="Times New Roman"/>
        </w:rPr>
      </w:pPr>
    </w:p>
    <w:p w14:paraId="243A3D96" w14:textId="69595FA8" w:rsidR="000F6539" w:rsidRPr="001F0710" w:rsidRDefault="000F6539" w:rsidP="000F6539">
      <w:pPr>
        <w:rPr>
          <w:rFonts w:ascii="Times New Roman" w:hAnsi="Times New Roman" w:cs="Times New Roman"/>
        </w:rPr>
      </w:pPr>
    </w:p>
    <w:p w14:paraId="24B7AAC4" w14:textId="351EE8E9" w:rsidR="000F6539" w:rsidRPr="001F0710" w:rsidRDefault="000F6539" w:rsidP="000F6539">
      <w:pPr>
        <w:rPr>
          <w:rFonts w:ascii="Times New Roman" w:hAnsi="Times New Roman" w:cs="Times New Roman"/>
        </w:rPr>
      </w:pPr>
    </w:p>
    <w:p w14:paraId="7DDA05F6" w14:textId="3023ADF9" w:rsidR="000F6539" w:rsidRPr="001F0710" w:rsidRDefault="000F6539" w:rsidP="000F6539">
      <w:pPr>
        <w:rPr>
          <w:rFonts w:ascii="Times New Roman" w:hAnsi="Times New Roman" w:cs="Times New Roman"/>
        </w:rPr>
      </w:pPr>
    </w:p>
    <w:p w14:paraId="63D5E9D2" w14:textId="2077F841" w:rsidR="000F6539" w:rsidRPr="001F0710" w:rsidRDefault="000F6539" w:rsidP="000F6539">
      <w:pPr>
        <w:rPr>
          <w:rFonts w:ascii="Times New Roman" w:hAnsi="Times New Roman" w:cs="Times New Roman"/>
        </w:rPr>
      </w:pPr>
    </w:p>
    <w:p w14:paraId="357B9CB9" w14:textId="62382724" w:rsidR="000F6539" w:rsidRPr="001F0710" w:rsidRDefault="000F6539" w:rsidP="000F6539">
      <w:pPr>
        <w:rPr>
          <w:rFonts w:ascii="Times New Roman" w:hAnsi="Times New Roman" w:cs="Times New Roman"/>
        </w:rPr>
      </w:pPr>
    </w:p>
    <w:p w14:paraId="1F428A4A" w14:textId="56BFF62C" w:rsidR="000F6539" w:rsidRPr="001F0710" w:rsidRDefault="000F6539" w:rsidP="000F6539">
      <w:pPr>
        <w:rPr>
          <w:rFonts w:ascii="Times New Roman" w:hAnsi="Times New Roman" w:cs="Times New Roman"/>
        </w:rPr>
      </w:pPr>
    </w:p>
    <w:p w14:paraId="1D53E628" w14:textId="36B13CC9" w:rsidR="000F6539" w:rsidRPr="001F0710" w:rsidRDefault="000F6539" w:rsidP="000F6539">
      <w:pPr>
        <w:rPr>
          <w:rFonts w:ascii="Times New Roman" w:hAnsi="Times New Roman" w:cs="Times New Roman"/>
        </w:rPr>
      </w:pPr>
    </w:p>
    <w:p w14:paraId="4875C3F6" w14:textId="68EB7F25" w:rsidR="000F6539" w:rsidRPr="001F0710" w:rsidRDefault="000F6539" w:rsidP="000F6539">
      <w:pPr>
        <w:rPr>
          <w:rFonts w:ascii="Times New Roman" w:hAnsi="Times New Roman" w:cs="Times New Roman"/>
        </w:rPr>
      </w:pPr>
    </w:p>
    <w:p w14:paraId="2D7992EC" w14:textId="2C063177" w:rsidR="000F6539" w:rsidRPr="001F0710" w:rsidRDefault="000F6539" w:rsidP="000F6539">
      <w:pPr>
        <w:rPr>
          <w:rFonts w:ascii="Times New Roman" w:hAnsi="Times New Roman" w:cs="Times New Roman"/>
        </w:rPr>
      </w:pPr>
    </w:p>
    <w:p w14:paraId="2F05B100" w14:textId="08640B58" w:rsidR="000F6539" w:rsidRPr="001F0710" w:rsidRDefault="000F6539" w:rsidP="000F6539">
      <w:pPr>
        <w:rPr>
          <w:rFonts w:ascii="Times New Roman" w:hAnsi="Times New Roman" w:cs="Times New Roman"/>
        </w:rPr>
      </w:pPr>
    </w:p>
    <w:p w14:paraId="58488710" w14:textId="77777777" w:rsidR="000F6539" w:rsidRPr="001F0710" w:rsidRDefault="000F6539" w:rsidP="006719C7">
      <w:pPr>
        <w:jc w:val="center"/>
        <w:rPr>
          <w:rFonts w:ascii="Times New Roman" w:hAnsi="Times New Roman" w:cs="Times New Roman"/>
          <w:b/>
          <w:bCs/>
          <w:sz w:val="36"/>
          <w:szCs w:val="36"/>
        </w:rPr>
      </w:pPr>
      <w:r w:rsidRPr="001F0710">
        <w:rPr>
          <w:rFonts w:ascii="Times New Roman" w:hAnsi="Times New Roman" w:cs="Times New Roman"/>
          <w:b/>
          <w:bCs/>
          <w:sz w:val="36"/>
          <w:szCs w:val="36"/>
        </w:rPr>
        <w:lastRenderedPageBreak/>
        <w:t>Declaration</w:t>
      </w:r>
    </w:p>
    <w:p w14:paraId="71725A16" w14:textId="77777777" w:rsidR="000F6539" w:rsidRPr="001F0710" w:rsidRDefault="000F6539" w:rsidP="000F6539">
      <w:pPr>
        <w:rPr>
          <w:rFonts w:ascii="Times New Roman" w:hAnsi="Times New Roman" w:cs="Times New Roman"/>
        </w:rPr>
      </w:pPr>
    </w:p>
    <w:p w14:paraId="6D0F9CAB" w14:textId="4823F3E6" w:rsidR="000F6539" w:rsidRPr="001F0710" w:rsidRDefault="000F6539" w:rsidP="00AC2B26">
      <w:pPr>
        <w:jc w:val="both"/>
        <w:rPr>
          <w:rFonts w:ascii="Times New Roman" w:hAnsi="Times New Roman" w:cs="Times New Roman"/>
          <w:sz w:val="28"/>
          <w:szCs w:val="28"/>
        </w:rPr>
      </w:pPr>
      <w:r w:rsidRPr="001F0710">
        <w:rPr>
          <w:rFonts w:ascii="Times New Roman" w:hAnsi="Times New Roman" w:cs="Times New Roman"/>
          <w:sz w:val="28"/>
          <w:szCs w:val="28"/>
        </w:rPr>
        <w:t>I declare that this written submission represents my ideas in my own words and where other</w:t>
      </w:r>
      <w:r w:rsidR="00AC2B26" w:rsidRPr="001F0710">
        <w:rPr>
          <w:rFonts w:ascii="Times New Roman" w:hAnsi="Times New Roman" w:cs="Times New Roman"/>
          <w:sz w:val="28"/>
          <w:szCs w:val="28"/>
        </w:rPr>
        <w:t xml:space="preserve">’s </w:t>
      </w:r>
      <w:r w:rsidRPr="001F0710">
        <w:rPr>
          <w:rFonts w:ascii="Times New Roman" w:hAnsi="Times New Roman" w:cs="Times New Roman"/>
          <w:sz w:val="28"/>
          <w:szCs w:val="28"/>
        </w:rPr>
        <w:t>ideas or words have been included, I have adequately cited and referenced the original</w:t>
      </w:r>
      <w:r w:rsidR="00AC2B26" w:rsidRPr="001F0710">
        <w:rPr>
          <w:rFonts w:ascii="Times New Roman" w:hAnsi="Times New Roman" w:cs="Times New Roman"/>
          <w:sz w:val="28"/>
          <w:szCs w:val="28"/>
        </w:rPr>
        <w:t xml:space="preserve"> </w:t>
      </w:r>
      <w:r w:rsidRPr="001F0710">
        <w:rPr>
          <w:rFonts w:ascii="Times New Roman" w:hAnsi="Times New Roman" w:cs="Times New Roman"/>
          <w:sz w:val="28"/>
          <w:szCs w:val="28"/>
        </w:rPr>
        <w:t>sources. I also declare that I have adhered to all principles of academic honesty and integrity</w:t>
      </w:r>
      <w:r w:rsidR="00AC2B26" w:rsidRPr="001F0710">
        <w:rPr>
          <w:rFonts w:ascii="Times New Roman" w:hAnsi="Times New Roman" w:cs="Times New Roman"/>
          <w:sz w:val="28"/>
          <w:szCs w:val="28"/>
        </w:rPr>
        <w:t xml:space="preserve"> </w:t>
      </w:r>
      <w:r w:rsidRPr="001F0710">
        <w:rPr>
          <w:rFonts w:ascii="Times New Roman" w:hAnsi="Times New Roman" w:cs="Times New Roman"/>
          <w:sz w:val="28"/>
          <w:szCs w:val="28"/>
        </w:rPr>
        <w:t>and have not misrepresented or fabricated or falsified any idea/data/fact/source in my</w:t>
      </w:r>
      <w:r w:rsidR="00AC2B26" w:rsidRPr="001F0710">
        <w:rPr>
          <w:rFonts w:ascii="Times New Roman" w:hAnsi="Times New Roman" w:cs="Times New Roman"/>
          <w:sz w:val="28"/>
          <w:szCs w:val="28"/>
        </w:rPr>
        <w:t xml:space="preserve"> </w:t>
      </w:r>
      <w:r w:rsidRPr="001F0710">
        <w:rPr>
          <w:rFonts w:ascii="Times New Roman" w:hAnsi="Times New Roman" w:cs="Times New Roman"/>
          <w:sz w:val="28"/>
          <w:szCs w:val="28"/>
        </w:rPr>
        <w:t>submission. I understand that any violation of the above will be cause for disciplinary action</w:t>
      </w:r>
      <w:r w:rsidR="00AC2B26" w:rsidRPr="001F0710">
        <w:rPr>
          <w:rFonts w:ascii="Times New Roman" w:hAnsi="Times New Roman" w:cs="Times New Roman"/>
          <w:sz w:val="28"/>
          <w:szCs w:val="28"/>
        </w:rPr>
        <w:t xml:space="preserve"> </w:t>
      </w:r>
      <w:r w:rsidRPr="001F0710">
        <w:rPr>
          <w:rFonts w:ascii="Times New Roman" w:hAnsi="Times New Roman" w:cs="Times New Roman"/>
          <w:sz w:val="28"/>
          <w:szCs w:val="28"/>
        </w:rPr>
        <w:t>by the Institute and can also evoke penal action from the sources which have thus not been</w:t>
      </w:r>
      <w:r w:rsidR="00AC2B26" w:rsidRPr="001F0710">
        <w:rPr>
          <w:rFonts w:ascii="Times New Roman" w:hAnsi="Times New Roman" w:cs="Times New Roman"/>
          <w:sz w:val="28"/>
          <w:szCs w:val="28"/>
        </w:rPr>
        <w:t xml:space="preserve"> </w:t>
      </w:r>
      <w:r w:rsidRPr="001F0710">
        <w:rPr>
          <w:rFonts w:ascii="Times New Roman" w:hAnsi="Times New Roman" w:cs="Times New Roman"/>
          <w:sz w:val="28"/>
          <w:szCs w:val="28"/>
        </w:rPr>
        <w:t>properly cited or from whom proper permission has not been taken when needed.</w:t>
      </w:r>
    </w:p>
    <w:p w14:paraId="0AFA388C" w14:textId="1EB669C3" w:rsidR="000F6539" w:rsidRPr="001F0710" w:rsidRDefault="000F6539" w:rsidP="000F6539">
      <w:pPr>
        <w:rPr>
          <w:rFonts w:ascii="Times New Roman" w:hAnsi="Times New Roman" w:cs="Times New Roman"/>
        </w:rPr>
      </w:pPr>
    </w:p>
    <w:p w14:paraId="57041FDA" w14:textId="5446C902" w:rsidR="00AC2B26" w:rsidRPr="001F0710" w:rsidRDefault="00AC2B26" w:rsidP="000F6539">
      <w:pPr>
        <w:rPr>
          <w:rFonts w:ascii="Times New Roman" w:hAnsi="Times New Roman" w:cs="Times New Roman"/>
        </w:rPr>
      </w:pPr>
    </w:p>
    <w:p w14:paraId="3A9A3143" w14:textId="77777777" w:rsidR="00AC2B26" w:rsidRPr="001F0710" w:rsidRDefault="00AC2B26" w:rsidP="000F6539">
      <w:pPr>
        <w:rPr>
          <w:rFonts w:ascii="Times New Roman" w:hAnsi="Times New Roman" w:cs="Times New Roman"/>
        </w:rPr>
      </w:pPr>
    </w:p>
    <w:p w14:paraId="522566D9" w14:textId="59FDBC23" w:rsidR="00AC2B26" w:rsidRPr="001F0710" w:rsidRDefault="006719C7" w:rsidP="00AC2B26">
      <w:pPr>
        <w:spacing w:line="120" w:lineRule="auto"/>
        <w:jc w:val="right"/>
        <w:rPr>
          <w:rFonts w:ascii="Times New Roman" w:hAnsi="Times New Roman" w:cs="Times New Roman"/>
        </w:rPr>
      </w:pPr>
      <w:r w:rsidRPr="001F0710">
        <w:rPr>
          <w:rFonts w:ascii="Times New Roman" w:hAnsi="Times New Roman" w:cs="Times New Roman"/>
        </w:rPr>
        <w:t>----</w:t>
      </w:r>
      <w:r w:rsidR="00AC2B26" w:rsidRPr="001F0710">
        <w:rPr>
          <w:rFonts w:ascii="Times New Roman" w:hAnsi="Times New Roman" w:cs="Times New Roman"/>
        </w:rPr>
        <w:t>----------------------------------</w:t>
      </w:r>
    </w:p>
    <w:p w14:paraId="17066DC8" w14:textId="7B324246" w:rsidR="000F6539" w:rsidRPr="001F0710" w:rsidRDefault="000F6539" w:rsidP="00AC2B26">
      <w:pPr>
        <w:ind w:left="5760" w:firstLine="720"/>
        <w:jc w:val="center"/>
        <w:rPr>
          <w:rFonts w:ascii="Times New Roman" w:hAnsi="Times New Roman" w:cs="Times New Roman"/>
        </w:rPr>
      </w:pPr>
      <w:r w:rsidRPr="001F0710">
        <w:rPr>
          <w:rFonts w:ascii="Times New Roman" w:hAnsi="Times New Roman" w:cs="Times New Roman"/>
        </w:rPr>
        <w:t>Signature</w:t>
      </w:r>
      <w:r w:rsidR="00AC2B26" w:rsidRPr="001F0710">
        <w:rPr>
          <w:rFonts w:ascii="Times New Roman" w:hAnsi="Times New Roman" w:cs="Times New Roman"/>
        </w:rPr>
        <w:t xml:space="preserve"> </w:t>
      </w:r>
    </w:p>
    <w:p w14:paraId="74B03A3F" w14:textId="4FC59BDC" w:rsidR="000F6539" w:rsidRPr="001F0710" w:rsidRDefault="00AC2B26" w:rsidP="00AC2B26">
      <w:pPr>
        <w:jc w:val="right"/>
        <w:rPr>
          <w:rFonts w:ascii="Times New Roman" w:hAnsi="Times New Roman" w:cs="Times New Roman"/>
        </w:rPr>
      </w:pPr>
      <w:r w:rsidRPr="001F0710">
        <w:rPr>
          <w:rFonts w:ascii="Times New Roman" w:hAnsi="Times New Roman" w:cs="Times New Roman"/>
          <w:b/>
          <w:bCs/>
        </w:rPr>
        <w:t>Mr. Jatin Singh (251)</w:t>
      </w:r>
    </w:p>
    <w:p w14:paraId="759B05C8" w14:textId="5739B614" w:rsidR="00AC2B26" w:rsidRPr="001F0710" w:rsidRDefault="00AC2B26" w:rsidP="00AC2B26">
      <w:pPr>
        <w:jc w:val="right"/>
        <w:rPr>
          <w:rFonts w:ascii="Times New Roman" w:hAnsi="Times New Roman" w:cs="Times New Roman"/>
        </w:rPr>
      </w:pPr>
    </w:p>
    <w:p w14:paraId="5C0AF0CF" w14:textId="77777777" w:rsidR="00AC2B26" w:rsidRPr="001F0710" w:rsidRDefault="00AC2B26" w:rsidP="00AC2B26">
      <w:pPr>
        <w:jc w:val="right"/>
        <w:rPr>
          <w:rFonts w:ascii="Times New Roman" w:hAnsi="Times New Roman" w:cs="Times New Roman"/>
        </w:rPr>
      </w:pPr>
    </w:p>
    <w:p w14:paraId="4267068E" w14:textId="3B341ED6" w:rsidR="000F6539" w:rsidRPr="001F0710" w:rsidRDefault="000F6539" w:rsidP="00AC2B26">
      <w:pPr>
        <w:jc w:val="right"/>
        <w:rPr>
          <w:rFonts w:ascii="Times New Roman" w:hAnsi="Times New Roman" w:cs="Times New Roman"/>
        </w:rPr>
      </w:pPr>
      <w:r w:rsidRPr="001F0710">
        <w:rPr>
          <w:rFonts w:ascii="Times New Roman" w:hAnsi="Times New Roman" w:cs="Times New Roman"/>
        </w:rPr>
        <w:t>--------------------------------------</w:t>
      </w:r>
    </w:p>
    <w:p w14:paraId="0573598B" w14:textId="282489F5" w:rsidR="000F6539" w:rsidRPr="001F0710" w:rsidRDefault="00AC2B26" w:rsidP="00AC2B26">
      <w:pPr>
        <w:jc w:val="center"/>
        <w:rPr>
          <w:rFonts w:ascii="Times New Roman" w:hAnsi="Times New Roman" w:cs="Times New Roman"/>
        </w:rPr>
      </w:pPr>
      <w:r w:rsidRPr="001F0710">
        <w:rPr>
          <w:rFonts w:ascii="Times New Roman" w:hAnsi="Times New Roman" w:cs="Times New Roman"/>
        </w:rPr>
        <w:t xml:space="preserve">                                                                                                                 </w:t>
      </w:r>
      <w:r w:rsidR="000F6539" w:rsidRPr="001F0710">
        <w:rPr>
          <w:rFonts w:ascii="Times New Roman" w:hAnsi="Times New Roman" w:cs="Times New Roman"/>
        </w:rPr>
        <w:t>Signature</w:t>
      </w:r>
    </w:p>
    <w:p w14:paraId="7B83B6ED" w14:textId="1CE3612C" w:rsidR="00AC2B26" w:rsidRPr="001F0710" w:rsidRDefault="00AC2B26" w:rsidP="00AC2B26">
      <w:pPr>
        <w:jc w:val="right"/>
        <w:rPr>
          <w:rFonts w:ascii="Times New Roman" w:hAnsi="Times New Roman" w:cs="Times New Roman"/>
        </w:rPr>
      </w:pPr>
      <w:r w:rsidRPr="001F0710">
        <w:rPr>
          <w:rFonts w:ascii="Times New Roman" w:hAnsi="Times New Roman" w:cs="Times New Roman"/>
          <w:b/>
          <w:bCs/>
        </w:rPr>
        <w:t xml:space="preserve">Mr. </w:t>
      </w:r>
      <w:proofErr w:type="spellStart"/>
      <w:r w:rsidRPr="001F0710">
        <w:rPr>
          <w:rFonts w:ascii="Times New Roman" w:hAnsi="Times New Roman" w:cs="Times New Roman"/>
          <w:b/>
          <w:bCs/>
        </w:rPr>
        <w:t>Madhavendra</w:t>
      </w:r>
      <w:proofErr w:type="spellEnd"/>
      <w:r w:rsidRPr="001F0710">
        <w:rPr>
          <w:rFonts w:ascii="Times New Roman" w:hAnsi="Times New Roman" w:cs="Times New Roman"/>
          <w:b/>
          <w:bCs/>
        </w:rPr>
        <w:t xml:space="preserve"> Singh (252)</w:t>
      </w:r>
    </w:p>
    <w:p w14:paraId="67E9C141" w14:textId="0EC4E006" w:rsidR="00AC2B26" w:rsidRPr="001F0710" w:rsidRDefault="00AC2B26" w:rsidP="00AC2B26">
      <w:pPr>
        <w:jc w:val="right"/>
        <w:rPr>
          <w:rFonts w:ascii="Times New Roman" w:hAnsi="Times New Roman" w:cs="Times New Roman"/>
        </w:rPr>
      </w:pPr>
    </w:p>
    <w:p w14:paraId="31D2EF2B" w14:textId="77777777" w:rsidR="00AC2B26" w:rsidRPr="001F0710" w:rsidRDefault="00AC2B26" w:rsidP="00AC2B26">
      <w:pPr>
        <w:jc w:val="right"/>
        <w:rPr>
          <w:rFonts w:ascii="Times New Roman" w:hAnsi="Times New Roman" w:cs="Times New Roman"/>
        </w:rPr>
      </w:pPr>
    </w:p>
    <w:p w14:paraId="6C30AEBD" w14:textId="4860A185" w:rsidR="000F6539" w:rsidRPr="001F0710" w:rsidRDefault="000F6539" w:rsidP="00AC2B26">
      <w:pPr>
        <w:jc w:val="right"/>
        <w:rPr>
          <w:rFonts w:ascii="Times New Roman" w:hAnsi="Times New Roman" w:cs="Times New Roman"/>
        </w:rPr>
      </w:pPr>
      <w:r w:rsidRPr="001F0710">
        <w:rPr>
          <w:rFonts w:ascii="Times New Roman" w:hAnsi="Times New Roman" w:cs="Times New Roman"/>
        </w:rPr>
        <w:t>--------------------------------------</w:t>
      </w:r>
    </w:p>
    <w:p w14:paraId="4F75DEC2" w14:textId="60863E46" w:rsidR="000F6539" w:rsidRPr="001F0710" w:rsidRDefault="00AC2B26" w:rsidP="00AC2B26">
      <w:pPr>
        <w:jc w:val="center"/>
        <w:rPr>
          <w:rFonts w:ascii="Times New Roman" w:hAnsi="Times New Roman" w:cs="Times New Roman"/>
        </w:rPr>
      </w:pPr>
      <w:r w:rsidRPr="001F0710">
        <w:rPr>
          <w:rFonts w:ascii="Times New Roman" w:hAnsi="Times New Roman" w:cs="Times New Roman"/>
        </w:rPr>
        <w:t xml:space="preserve">                                                                                                                  </w:t>
      </w:r>
      <w:r w:rsidR="000F6539" w:rsidRPr="001F0710">
        <w:rPr>
          <w:rFonts w:ascii="Times New Roman" w:hAnsi="Times New Roman" w:cs="Times New Roman"/>
        </w:rPr>
        <w:t>Signature</w:t>
      </w:r>
    </w:p>
    <w:p w14:paraId="0113E73E" w14:textId="042E05D0" w:rsidR="000F6539" w:rsidRPr="001F0710" w:rsidRDefault="00AC2B26" w:rsidP="00AC2B26">
      <w:pPr>
        <w:ind w:left="5760" w:firstLine="720"/>
        <w:jc w:val="center"/>
        <w:rPr>
          <w:rFonts w:ascii="Times New Roman" w:hAnsi="Times New Roman" w:cs="Times New Roman"/>
          <w:b/>
          <w:bCs/>
        </w:rPr>
      </w:pPr>
      <w:r w:rsidRPr="001F0710">
        <w:rPr>
          <w:rFonts w:ascii="Times New Roman" w:hAnsi="Times New Roman" w:cs="Times New Roman"/>
          <w:b/>
          <w:bCs/>
        </w:rPr>
        <w:t>Mr. Rudra Trivedi (266)</w:t>
      </w:r>
    </w:p>
    <w:p w14:paraId="74A1B116" w14:textId="7A137F7E" w:rsidR="00AC2B26" w:rsidRPr="001F0710" w:rsidRDefault="00AC2B26" w:rsidP="00AC2B26">
      <w:pPr>
        <w:ind w:left="5760" w:firstLine="720"/>
        <w:jc w:val="center"/>
        <w:rPr>
          <w:rFonts w:ascii="Times New Roman" w:hAnsi="Times New Roman" w:cs="Times New Roman"/>
          <w:b/>
          <w:bCs/>
        </w:rPr>
      </w:pPr>
    </w:p>
    <w:p w14:paraId="590EF132" w14:textId="2D47DEB6" w:rsidR="00AC2B26" w:rsidRPr="001F0710" w:rsidRDefault="00AC2B26" w:rsidP="00AC2B26">
      <w:pPr>
        <w:ind w:left="5760" w:firstLine="720"/>
        <w:jc w:val="center"/>
        <w:rPr>
          <w:rFonts w:ascii="Times New Roman" w:hAnsi="Times New Roman" w:cs="Times New Roman"/>
          <w:b/>
          <w:bCs/>
        </w:rPr>
      </w:pPr>
    </w:p>
    <w:p w14:paraId="3937B3E6" w14:textId="534F257F" w:rsidR="00AC2B26" w:rsidRPr="001F0710" w:rsidRDefault="00AC2B26" w:rsidP="00AC2B26">
      <w:pPr>
        <w:rPr>
          <w:rFonts w:ascii="Times New Roman" w:hAnsi="Times New Roman" w:cs="Times New Roman"/>
          <w:b/>
          <w:bCs/>
        </w:rPr>
      </w:pPr>
    </w:p>
    <w:p w14:paraId="1A462B97" w14:textId="11030086" w:rsidR="00AC2B26" w:rsidRPr="001F0710" w:rsidRDefault="00AC2B26" w:rsidP="00AC2B26">
      <w:pPr>
        <w:rPr>
          <w:rFonts w:ascii="Times New Roman" w:hAnsi="Times New Roman" w:cs="Times New Roman"/>
          <w:b/>
          <w:bCs/>
        </w:rPr>
      </w:pPr>
    </w:p>
    <w:p w14:paraId="3B37BECA" w14:textId="649F285E" w:rsidR="00AC2B26" w:rsidRPr="001F0710" w:rsidRDefault="00AC2B26" w:rsidP="00AC2B26">
      <w:pPr>
        <w:rPr>
          <w:rFonts w:ascii="Times New Roman" w:hAnsi="Times New Roman" w:cs="Times New Roman"/>
          <w:b/>
          <w:bCs/>
        </w:rPr>
      </w:pPr>
    </w:p>
    <w:p w14:paraId="48DC87F2" w14:textId="460B6DF7" w:rsidR="00AC2B26" w:rsidRPr="001F0710" w:rsidRDefault="00AC2B26" w:rsidP="00AC2B26">
      <w:pPr>
        <w:rPr>
          <w:rFonts w:ascii="Times New Roman" w:hAnsi="Times New Roman" w:cs="Times New Roman"/>
          <w:sz w:val="24"/>
          <w:szCs w:val="24"/>
        </w:rPr>
      </w:pPr>
      <w:r w:rsidRPr="001F0710">
        <w:rPr>
          <w:rFonts w:ascii="Times New Roman" w:hAnsi="Times New Roman" w:cs="Times New Roman"/>
          <w:sz w:val="24"/>
          <w:szCs w:val="24"/>
        </w:rPr>
        <w:t>Date:</w:t>
      </w:r>
    </w:p>
    <w:p w14:paraId="0F3AA747" w14:textId="76278286" w:rsidR="00AC2B26" w:rsidRPr="001F0710" w:rsidRDefault="00AC2B26" w:rsidP="00AC2B26">
      <w:pPr>
        <w:rPr>
          <w:rFonts w:ascii="Times New Roman" w:hAnsi="Times New Roman" w:cs="Times New Roman"/>
          <w:sz w:val="24"/>
          <w:szCs w:val="24"/>
        </w:rPr>
      </w:pPr>
      <w:r w:rsidRPr="001F0710">
        <w:rPr>
          <w:rFonts w:ascii="Times New Roman" w:hAnsi="Times New Roman" w:cs="Times New Roman"/>
          <w:sz w:val="24"/>
          <w:szCs w:val="24"/>
        </w:rPr>
        <w:t>Place:</w:t>
      </w:r>
    </w:p>
    <w:p w14:paraId="7709694C" w14:textId="52AC0FAC" w:rsidR="00AC2B26" w:rsidRPr="001F0710" w:rsidRDefault="00AC2B26" w:rsidP="00AC2B26">
      <w:pPr>
        <w:pStyle w:val="NormalWeb"/>
        <w:spacing w:before="0" w:beforeAutospacing="0" w:after="0" w:afterAutospacing="0"/>
        <w:ind w:left="2880" w:firstLine="720"/>
        <w:jc w:val="both"/>
        <w:rPr>
          <w:b/>
          <w:bCs/>
          <w:color w:val="000000"/>
          <w:sz w:val="44"/>
          <w:szCs w:val="44"/>
        </w:rPr>
      </w:pPr>
      <w:r w:rsidRPr="001F0710">
        <w:rPr>
          <w:b/>
          <w:bCs/>
          <w:color w:val="000000"/>
          <w:sz w:val="44"/>
          <w:szCs w:val="44"/>
        </w:rPr>
        <w:lastRenderedPageBreak/>
        <w:t>Abstract </w:t>
      </w:r>
    </w:p>
    <w:p w14:paraId="2DE225C2" w14:textId="57CF4902" w:rsidR="00AC2B26" w:rsidRPr="001F0710" w:rsidRDefault="00AC2B26" w:rsidP="00AC2B26">
      <w:pPr>
        <w:pStyle w:val="NormalWeb"/>
        <w:spacing w:before="0" w:beforeAutospacing="0" w:after="0" w:afterAutospacing="0"/>
        <w:ind w:left="2880" w:firstLine="720"/>
        <w:jc w:val="both"/>
        <w:rPr>
          <w:b/>
          <w:bCs/>
          <w:color w:val="000000"/>
          <w:sz w:val="44"/>
          <w:szCs w:val="44"/>
        </w:rPr>
      </w:pPr>
    </w:p>
    <w:p w14:paraId="461B6F3C" w14:textId="77777777" w:rsidR="00AC2B26" w:rsidRPr="001F0710" w:rsidRDefault="00AC2B26" w:rsidP="00AC2B26">
      <w:pPr>
        <w:pStyle w:val="NormalWeb"/>
        <w:spacing w:before="0" w:beforeAutospacing="0" w:after="0" w:afterAutospacing="0"/>
        <w:ind w:left="2880" w:firstLine="720"/>
        <w:jc w:val="both"/>
      </w:pPr>
    </w:p>
    <w:p w14:paraId="179DD501" w14:textId="33BCE936" w:rsidR="00AC2B26" w:rsidRPr="001F0710" w:rsidRDefault="00AC2B26" w:rsidP="00AC2B26">
      <w:pPr>
        <w:pStyle w:val="NormalWeb"/>
        <w:spacing w:before="0" w:beforeAutospacing="0" w:after="0" w:afterAutospacing="0"/>
        <w:jc w:val="both"/>
      </w:pPr>
      <w:r w:rsidRPr="001F0710">
        <w:rPr>
          <w:color w:val="000000"/>
          <w:sz w:val="30"/>
          <w:szCs w:val="30"/>
        </w:rPr>
        <w:t xml:space="preserve">Nowadays everything is on the web. This </w:t>
      </w:r>
      <w:r w:rsidRPr="001F0710">
        <w:rPr>
          <w:color w:val="000000"/>
          <w:sz w:val="30"/>
          <w:szCs w:val="30"/>
        </w:rPr>
        <w:t xml:space="preserve">is </w:t>
      </w:r>
      <w:r w:rsidRPr="001F0710">
        <w:rPr>
          <w:color w:val="000000"/>
          <w:sz w:val="30"/>
          <w:szCs w:val="30"/>
        </w:rPr>
        <w:t xml:space="preserve">the only platform where you can avail many things for free. So, when it comes to education, why to lack there behind? Artificial Intelligence is a boon to the technology of the modernized technical era. But many AI aspirants face the problem of understanding the Algorithms. That’s why we have presented the idea of an AI Playground. AI Playground will be </w:t>
      </w:r>
      <w:proofErr w:type="spellStart"/>
      <w:proofErr w:type="gramStart"/>
      <w:r w:rsidRPr="001F0710">
        <w:rPr>
          <w:color w:val="000000"/>
          <w:sz w:val="30"/>
          <w:szCs w:val="30"/>
        </w:rPr>
        <w:t>a</w:t>
      </w:r>
      <w:proofErr w:type="spellEnd"/>
      <w:proofErr w:type="gramEnd"/>
      <w:r w:rsidRPr="001F0710">
        <w:rPr>
          <w:color w:val="000000"/>
          <w:sz w:val="30"/>
          <w:szCs w:val="30"/>
        </w:rPr>
        <w:t xml:space="preserve"> </w:t>
      </w:r>
      <w:r w:rsidRPr="001F0710">
        <w:rPr>
          <w:color w:val="000000"/>
          <w:sz w:val="30"/>
          <w:szCs w:val="30"/>
        </w:rPr>
        <w:t>application through which users can perform various Artificial Intelligence algorithms as well as basic Algorithms which will help students get a better understanding of how the algorithms work. In AI Playground, the user will be able to input the values to run the required algorithm. The main focus of our project is to help our teachers and students to make them better understand the use and techniques of the algorithms which they will be using further for projects and in many other regions. Our motivation is to make these algorithms easy to understand so that learners can master their foundations in order to excel in their careers. With the help of our app, students can self -learn through E-learning and understand the Algorithms according to their own pace and also visualize them. In days like today time is also an important factor and we can’t spend our whole day just to understand one single thing. Competition is increasing day-by-day so our platform can make you understand the algorithms in a very efficient and time-saving manner. </w:t>
      </w:r>
    </w:p>
    <w:p w14:paraId="1D013B71" w14:textId="2777E5BE" w:rsidR="00AC2B26" w:rsidRPr="001F0710" w:rsidRDefault="00AC2B26" w:rsidP="00AC2B26">
      <w:pPr>
        <w:pStyle w:val="NormalWeb"/>
        <w:spacing w:before="628" w:beforeAutospacing="0" w:after="0" w:afterAutospacing="0"/>
        <w:ind w:right="1007"/>
        <w:jc w:val="both"/>
        <w:rPr>
          <w:color w:val="000000"/>
          <w:sz w:val="30"/>
          <w:szCs w:val="30"/>
        </w:rPr>
      </w:pPr>
      <w:r w:rsidRPr="001F0710">
        <w:rPr>
          <w:color w:val="000000"/>
          <w:sz w:val="30"/>
          <w:szCs w:val="30"/>
        </w:rPr>
        <w:t>KEYWORDS – AI Playground, Time-saving,</w:t>
      </w:r>
      <w:r w:rsidRPr="001F0710">
        <w:rPr>
          <w:color w:val="000000"/>
          <w:sz w:val="30"/>
          <w:szCs w:val="30"/>
        </w:rPr>
        <w:t xml:space="preserve"> </w:t>
      </w:r>
      <w:r w:rsidRPr="001F0710">
        <w:rPr>
          <w:color w:val="000000"/>
          <w:sz w:val="30"/>
          <w:szCs w:val="30"/>
        </w:rPr>
        <w:t>Application, Algorithms, Self-learn, Visualize, Efficient, E-learning. </w:t>
      </w:r>
    </w:p>
    <w:p w14:paraId="3DB5613F" w14:textId="726082B4" w:rsidR="004A29EA" w:rsidRPr="001F0710" w:rsidRDefault="004A29EA" w:rsidP="00AC2B26">
      <w:pPr>
        <w:pStyle w:val="NormalWeb"/>
        <w:spacing w:before="628" w:beforeAutospacing="0" w:after="0" w:afterAutospacing="0"/>
        <w:ind w:right="1007"/>
        <w:jc w:val="both"/>
        <w:rPr>
          <w:color w:val="000000"/>
          <w:sz w:val="30"/>
          <w:szCs w:val="30"/>
        </w:rPr>
      </w:pPr>
    </w:p>
    <w:p w14:paraId="7B8324E7" w14:textId="712BB950" w:rsidR="004A29EA" w:rsidRPr="001F0710" w:rsidRDefault="004A29EA" w:rsidP="00AC2B26">
      <w:pPr>
        <w:pStyle w:val="NormalWeb"/>
        <w:spacing w:before="628" w:beforeAutospacing="0" w:after="0" w:afterAutospacing="0"/>
        <w:ind w:right="1007"/>
        <w:jc w:val="both"/>
        <w:rPr>
          <w:color w:val="000000"/>
          <w:sz w:val="30"/>
          <w:szCs w:val="30"/>
        </w:rPr>
      </w:pPr>
    </w:p>
    <w:p w14:paraId="35711498" w14:textId="4E2FDFAA" w:rsidR="004A29EA" w:rsidRPr="001F0710" w:rsidRDefault="004A29EA" w:rsidP="00AC2B26">
      <w:pPr>
        <w:pStyle w:val="NormalWeb"/>
        <w:spacing w:before="628" w:beforeAutospacing="0" w:after="0" w:afterAutospacing="0"/>
        <w:ind w:right="1007"/>
        <w:jc w:val="both"/>
        <w:rPr>
          <w:color w:val="000000"/>
          <w:sz w:val="30"/>
          <w:szCs w:val="30"/>
        </w:rPr>
      </w:pPr>
    </w:p>
    <w:p w14:paraId="74F53548" w14:textId="64C73987" w:rsidR="004A29EA" w:rsidRPr="001F0710" w:rsidRDefault="004A29EA" w:rsidP="00AC2B26">
      <w:pPr>
        <w:pStyle w:val="NormalWeb"/>
        <w:spacing w:before="628" w:beforeAutospacing="0" w:after="0" w:afterAutospacing="0"/>
        <w:ind w:right="1007"/>
        <w:jc w:val="both"/>
        <w:rPr>
          <w:color w:val="000000"/>
          <w:sz w:val="30"/>
          <w:szCs w:val="30"/>
        </w:rPr>
      </w:pPr>
    </w:p>
    <w:p w14:paraId="508FE002" w14:textId="77777777" w:rsidR="006719C7" w:rsidRPr="001F0710" w:rsidRDefault="006719C7" w:rsidP="004A29EA">
      <w:pPr>
        <w:pStyle w:val="NormalWeb"/>
        <w:spacing w:before="0" w:beforeAutospacing="0" w:after="0" w:afterAutospacing="0"/>
        <w:ind w:left="4394"/>
        <w:rPr>
          <w:color w:val="000000"/>
          <w:sz w:val="30"/>
          <w:szCs w:val="30"/>
        </w:rPr>
      </w:pPr>
    </w:p>
    <w:p w14:paraId="0DC58860" w14:textId="3A917F73" w:rsidR="004A29EA" w:rsidRPr="001F0710" w:rsidRDefault="004A29EA" w:rsidP="006719C7">
      <w:pPr>
        <w:pStyle w:val="NormalWeb"/>
        <w:spacing w:before="0" w:beforeAutospacing="0" w:after="0" w:afterAutospacing="0"/>
        <w:ind w:left="4394"/>
      </w:pPr>
      <w:r w:rsidRPr="001F0710">
        <w:rPr>
          <w:b/>
          <w:bCs/>
          <w:color w:val="000000"/>
          <w:sz w:val="36"/>
          <w:szCs w:val="36"/>
        </w:rPr>
        <w:lastRenderedPageBreak/>
        <w:t>Contents</w:t>
      </w:r>
    </w:p>
    <w:p w14:paraId="4D0FC1D0" w14:textId="00505977" w:rsidR="004A29EA" w:rsidRPr="001F0710" w:rsidRDefault="004A29EA" w:rsidP="004A29EA">
      <w:pPr>
        <w:pStyle w:val="NormalWeb"/>
        <w:spacing w:before="597" w:beforeAutospacing="0" w:after="0" w:afterAutospacing="0"/>
        <w:ind w:right="590" w:firstLine="720"/>
        <w:rPr>
          <w:color w:val="000000"/>
          <w:sz w:val="28"/>
          <w:szCs w:val="28"/>
        </w:rPr>
      </w:pPr>
      <w:r w:rsidRPr="001F0710">
        <w:rPr>
          <w:color w:val="000000"/>
          <w:sz w:val="28"/>
          <w:szCs w:val="28"/>
        </w:rPr>
        <w:t>Abstract</w:t>
      </w:r>
      <w:r w:rsidRPr="001F0710">
        <w:rPr>
          <w:color w:val="000000"/>
          <w:sz w:val="28"/>
          <w:szCs w:val="28"/>
        </w:rPr>
        <w:t xml:space="preserve">                                                                                            </w:t>
      </w:r>
      <w:r w:rsidR="007B17EB">
        <w:rPr>
          <w:color w:val="000000"/>
          <w:sz w:val="28"/>
          <w:szCs w:val="28"/>
        </w:rPr>
        <w:t>5</w:t>
      </w:r>
    </w:p>
    <w:p w14:paraId="273A5DFE" w14:textId="41D0BF86" w:rsidR="004A29EA" w:rsidRPr="001F0710" w:rsidRDefault="004A29EA" w:rsidP="004A29EA">
      <w:pPr>
        <w:pStyle w:val="NormalWeb"/>
        <w:spacing w:before="597" w:beforeAutospacing="0" w:after="0" w:afterAutospacing="0"/>
        <w:ind w:left="772" w:right="590" w:firstLine="1"/>
        <w:rPr>
          <w:color w:val="000000"/>
          <w:sz w:val="28"/>
          <w:szCs w:val="28"/>
        </w:rPr>
      </w:pPr>
      <w:r w:rsidRPr="001F0710">
        <w:rPr>
          <w:color w:val="000000"/>
          <w:sz w:val="28"/>
          <w:szCs w:val="28"/>
        </w:rPr>
        <w:t xml:space="preserve">List of figures </w:t>
      </w:r>
      <w:r w:rsidRPr="001F0710">
        <w:rPr>
          <w:color w:val="000000"/>
          <w:sz w:val="28"/>
          <w:szCs w:val="28"/>
        </w:rPr>
        <w:t xml:space="preserve">                                                                                </w:t>
      </w:r>
      <w:r w:rsidR="007B17EB">
        <w:rPr>
          <w:color w:val="000000"/>
          <w:sz w:val="28"/>
          <w:szCs w:val="28"/>
        </w:rPr>
        <w:t>8</w:t>
      </w:r>
    </w:p>
    <w:p w14:paraId="50BFBD1B" w14:textId="0C1224B6" w:rsidR="004A29EA" w:rsidRDefault="004A29EA" w:rsidP="004A29EA">
      <w:pPr>
        <w:pStyle w:val="NormalWeb"/>
        <w:spacing w:before="597" w:beforeAutospacing="0" w:after="0" w:afterAutospacing="0"/>
        <w:ind w:left="772" w:right="590" w:firstLine="1"/>
        <w:rPr>
          <w:color w:val="000000"/>
          <w:sz w:val="28"/>
          <w:szCs w:val="28"/>
        </w:rPr>
      </w:pPr>
      <w:r w:rsidRPr="001F0710">
        <w:rPr>
          <w:color w:val="000000"/>
          <w:sz w:val="28"/>
          <w:szCs w:val="28"/>
        </w:rPr>
        <w:t xml:space="preserve">List of tables </w:t>
      </w:r>
      <w:r w:rsidRPr="001F0710">
        <w:rPr>
          <w:color w:val="000000"/>
          <w:sz w:val="28"/>
          <w:szCs w:val="28"/>
        </w:rPr>
        <w:t xml:space="preserve">                                                                                  </w:t>
      </w:r>
      <w:r w:rsidR="007B17EB">
        <w:rPr>
          <w:color w:val="000000"/>
          <w:sz w:val="28"/>
          <w:szCs w:val="28"/>
        </w:rPr>
        <w:t>10</w:t>
      </w:r>
      <w:r w:rsidRPr="001F0710">
        <w:rPr>
          <w:color w:val="000000"/>
          <w:sz w:val="28"/>
          <w:szCs w:val="28"/>
        </w:rPr>
        <w:t xml:space="preserve"> </w:t>
      </w:r>
    </w:p>
    <w:p w14:paraId="3F014DA5" w14:textId="5ACB3C2F" w:rsidR="007B17EB" w:rsidRPr="001F0710" w:rsidRDefault="007B17EB" w:rsidP="004A29EA">
      <w:pPr>
        <w:pStyle w:val="NormalWeb"/>
        <w:spacing w:before="597" w:beforeAutospacing="0" w:after="0" w:afterAutospacing="0"/>
        <w:ind w:left="772" w:right="590" w:firstLine="1"/>
        <w:rPr>
          <w:color w:val="000000"/>
          <w:sz w:val="28"/>
          <w:szCs w:val="28"/>
        </w:rPr>
      </w:pPr>
      <w:r>
        <w:rPr>
          <w:color w:val="000000"/>
          <w:sz w:val="28"/>
          <w:szCs w:val="28"/>
        </w:rPr>
        <w:t>List of Symbols</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 xml:space="preserve">             </w:t>
      </w:r>
      <w:r>
        <w:rPr>
          <w:color w:val="000000"/>
          <w:sz w:val="28"/>
          <w:szCs w:val="28"/>
        </w:rPr>
        <w:tab/>
        <w:t xml:space="preserve"> 11</w:t>
      </w:r>
    </w:p>
    <w:p w14:paraId="6E0D79B4" w14:textId="2584DF48" w:rsidR="004A29EA" w:rsidRPr="001F0710" w:rsidRDefault="004A29EA" w:rsidP="004A29EA">
      <w:pPr>
        <w:pStyle w:val="NormalWeb"/>
        <w:spacing w:before="597" w:beforeAutospacing="0" w:after="0" w:afterAutospacing="0"/>
        <w:ind w:left="772" w:right="590" w:firstLine="1"/>
      </w:pPr>
      <w:r w:rsidRPr="001F0710">
        <w:rPr>
          <w:color w:val="000000"/>
          <w:sz w:val="28"/>
          <w:szCs w:val="28"/>
        </w:rPr>
        <w:t xml:space="preserve">List of abbreviations </w:t>
      </w:r>
      <w:r w:rsidRPr="001F0710">
        <w:rPr>
          <w:color w:val="000000"/>
          <w:sz w:val="28"/>
          <w:szCs w:val="28"/>
        </w:rPr>
        <w:t xml:space="preserve">                                                                     </w:t>
      </w:r>
      <w:r w:rsidR="007B17EB">
        <w:rPr>
          <w:color w:val="000000"/>
          <w:sz w:val="28"/>
          <w:szCs w:val="28"/>
        </w:rPr>
        <w:t>12</w:t>
      </w:r>
      <w:r w:rsidRPr="001F0710">
        <w:rPr>
          <w:color w:val="000000"/>
          <w:sz w:val="28"/>
          <w:szCs w:val="28"/>
        </w:rPr>
        <w:t> </w:t>
      </w:r>
    </w:p>
    <w:p w14:paraId="1602DC63" w14:textId="4D5D7BAB" w:rsidR="004A29EA" w:rsidRPr="001F0710" w:rsidRDefault="004A29EA" w:rsidP="004A29EA">
      <w:pPr>
        <w:pStyle w:val="NormalWeb"/>
        <w:spacing w:before="542" w:beforeAutospacing="0" w:after="0" w:afterAutospacing="0" w:line="480" w:lineRule="auto"/>
        <w:ind w:left="773" w:right="660" w:hanging="193"/>
        <w:rPr>
          <w:b/>
          <w:bCs/>
          <w:color w:val="000000"/>
          <w:sz w:val="28"/>
          <w:szCs w:val="28"/>
        </w:rPr>
      </w:pPr>
      <w:r w:rsidRPr="001F0710">
        <w:rPr>
          <w:b/>
          <w:bCs/>
          <w:color w:val="000000"/>
          <w:sz w:val="28"/>
          <w:szCs w:val="28"/>
        </w:rPr>
        <w:t xml:space="preserve">1 INTRODUCTION 1 </w:t>
      </w:r>
      <w:r w:rsidRPr="001F0710">
        <w:rPr>
          <w:b/>
          <w:bCs/>
          <w:color w:val="000000"/>
          <w:sz w:val="28"/>
          <w:szCs w:val="28"/>
        </w:rPr>
        <w:t xml:space="preserve">                                                                    </w:t>
      </w:r>
      <w:r w:rsidRPr="001F0710">
        <w:rPr>
          <w:color w:val="000000"/>
          <w:sz w:val="28"/>
          <w:szCs w:val="28"/>
        </w:rPr>
        <w:t xml:space="preserve">            </w:t>
      </w:r>
      <w:r w:rsidRPr="001F0710">
        <w:rPr>
          <w:color w:val="FFFFFF" w:themeColor="background1"/>
          <w:sz w:val="28"/>
          <w:szCs w:val="28"/>
        </w:rPr>
        <w:t>ii</w:t>
      </w:r>
      <w:r w:rsidRPr="001F0710">
        <w:rPr>
          <w:color w:val="000000"/>
          <w:sz w:val="28"/>
          <w:szCs w:val="28"/>
        </w:rPr>
        <w:t>1.1 Project Overview </w:t>
      </w:r>
    </w:p>
    <w:p w14:paraId="2DFBFCAB" w14:textId="77777777" w:rsidR="004A29EA" w:rsidRPr="001F0710" w:rsidRDefault="004A29EA" w:rsidP="004A29EA">
      <w:pPr>
        <w:pStyle w:val="NormalWeb"/>
        <w:spacing w:before="63" w:beforeAutospacing="0" w:after="0" w:afterAutospacing="0" w:line="480" w:lineRule="auto"/>
        <w:ind w:left="764" w:right="660" w:hanging="184"/>
        <w:rPr>
          <w:b/>
          <w:bCs/>
          <w:color w:val="000000"/>
          <w:sz w:val="28"/>
          <w:szCs w:val="28"/>
        </w:rPr>
      </w:pPr>
      <w:r w:rsidRPr="001F0710">
        <w:rPr>
          <w:b/>
          <w:bCs/>
          <w:color w:val="000000"/>
          <w:sz w:val="28"/>
          <w:szCs w:val="28"/>
        </w:rPr>
        <w:t xml:space="preserve">2 REVIEW OF LITERATURE 3 </w:t>
      </w:r>
    </w:p>
    <w:p w14:paraId="06CD8E52" w14:textId="17FBB283" w:rsidR="004A29EA" w:rsidRPr="001F0710" w:rsidRDefault="004A29EA" w:rsidP="004A29EA">
      <w:pPr>
        <w:pStyle w:val="NormalWeb"/>
        <w:spacing w:before="63" w:beforeAutospacing="0" w:after="0" w:afterAutospacing="0" w:line="480" w:lineRule="auto"/>
        <w:ind w:left="764" w:right="660" w:firstLine="183"/>
      </w:pPr>
      <w:r w:rsidRPr="001F0710">
        <w:rPr>
          <w:color w:val="000000"/>
          <w:sz w:val="28"/>
          <w:szCs w:val="28"/>
        </w:rPr>
        <w:t>2.1 Existing System </w:t>
      </w:r>
    </w:p>
    <w:p w14:paraId="16D996CA" w14:textId="77777777" w:rsidR="004A29EA" w:rsidRPr="001F0710" w:rsidRDefault="004A29EA" w:rsidP="004A29EA">
      <w:pPr>
        <w:pStyle w:val="NormalWeb"/>
        <w:spacing w:before="61" w:beforeAutospacing="0" w:after="0" w:afterAutospacing="0"/>
        <w:ind w:left="947"/>
      </w:pPr>
      <w:r w:rsidRPr="001F0710">
        <w:rPr>
          <w:color w:val="000000"/>
          <w:sz w:val="28"/>
          <w:szCs w:val="28"/>
        </w:rPr>
        <w:t>2.2 Literature Survey </w:t>
      </w:r>
    </w:p>
    <w:p w14:paraId="347A834C" w14:textId="77777777" w:rsidR="004A29EA" w:rsidRPr="001F0710" w:rsidRDefault="004A29EA" w:rsidP="004A29EA">
      <w:pPr>
        <w:pStyle w:val="NormalWeb"/>
        <w:spacing w:before="316" w:beforeAutospacing="0" w:after="0" w:afterAutospacing="0"/>
        <w:ind w:left="947"/>
      </w:pPr>
      <w:r w:rsidRPr="001F0710">
        <w:rPr>
          <w:color w:val="000000"/>
          <w:sz w:val="28"/>
          <w:szCs w:val="28"/>
        </w:rPr>
        <w:t>2.3 Problem Statement and Objective </w:t>
      </w:r>
    </w:p>
    <w:p w14:paraId="09A56F5D" w14:textId="158E617A" w:rsidR="006719C7" w:rsidRPr="001F0710" w:rsidRDefault="004A29EA" w:rsidP="006719C7">
      <w:pPr>
        <w:pStyle w:val="NormalWeb"/>
        <w:spacing w:before="316" w:beforeAutospacing="0" w:after="0" w:afterAutospacing="0" w:line="276" w:lineRule="auto"/>
        <w:ind w:left="763" w:right="660" w:hanging="188"/>
        <w:rPr>
          <w:b/>
          <w:bCs/>
          <w:color w:val="000000"/>
          <w:sz w:val="28"/>
          <w:szCs w:val="28"/>
        </w:rPr>
      </w:pPr>
      <w:r w:rsidRPr="001F0710">
        <w:rPr>
          <w:b/>
          <w:bCs/>
          <w:color w:val="000000"/>
          <w:sz w:val="28"/>
          <w:szCs w:val="28"/>
        </w:rPr>
        <w:t xml:space="preserve">3 PROPOSED SYSTEM 12 </w:t>
      </w:r>
    </w:p>
    <w:p w14:paraId="69C3748C" w14:textId="79DEC737" w:rsidR="00382829" w:rsidRPr="001F0710" w:rsidRDefault="004A29EA" w:rsidP="00382829">
      <w:pPr>
        <w:pStyle w:val="NormalWeb"/>
        <w:spacing w:before="316" w:beforeAutospacing="0" w:after="0" w:afterAutospacing="0"/>
        <w:ind w:left="763" w:right="660" w:firstLine="188"/>
        <w:rPr>
          <w:color w:val="000000"/>
          <w:sz w:val="28"/>
          <w:szCs w:val="28"/>
        </w:rPr>
      </w:pPr>
      <w:r w:rsidRPr="001F0710">
        <w:rPr>
          <w:color w:val="000000"/>
          <w:sz w:val="28"/>
          <w:szCs w:val="28"/>
        </w:rPr>
        <w:t>3.</w:t>
      </w:r>
      <w:r w:rsidR="006719C7" w:rsidRPr="001F0710">
        <w:rPr>
          <w:color w:val="000000"/>
          <w:sz w:val="28"/>
          <w:szCs w:val="28"/>
        </w:rPr>
        <w:t>1</w:t>
      </w:r>
      <w:r w:rsidRPr="001F0710">
        <w:rPr>
          <w:color w:val="000000"/>
          <w:sz w:val="28"/>
          <w:szCs w:val="28"/>
        </w:rPr>
        <w:t xml:space="preserve"> </w:t>
      </w:r>
      <w:proofErr w:type="spellStart"/>
      <w:r w:rsidR="00382829" w:rsidRPr="001F0710">
        <w:rPr>
          <w:color w:val="000000"/>
          <w:sz w:val="28"/>
          <w:szCs w:val="28"/>
        </w:rPr>
        <w:t>Achitecture</w:t>
      </w:r>
      <w:proofErr w:type="spellEnd"/>
      <w:r w:rsidR="006719C7" w:rsidRPr="001F0710">
        <w:rPr>
          <w:color w:val="000000"/>
          <w:sz w:val="28"/>
          <w:szCs w:val="28"/>
        </w:rPr>
        <w:t xml:space="preserve"> </w:t>
      </w:r>
      <w:r w:rsidRPr="001F0710">
        <w:rPr>
          <w:color w:val="000000"/>
          <w:sz w:val="28"/>
          <w:szCs w:val="28"/>
        </w:rPr>
        <w:t>/</w:t>
      </w:r>
      <w:r w:rsidR="006719C7" w:rsidRPr="001F0710">
        <w:rPr>
          <w:color w:val="000000"/>
          <w:sz w:val="28"/>
          <w:szCs w:val="28"/>
        </w:rPr>
        <w:t xml:space="preserve"> </w:t>
      </w:r>
      <w:r w:rsidRPr="001F0710">
        <w:rPr>
          <w:color w:val="000000"/>
          <w:sz w:val="28"/>
          <w:szCs w:val="28"/>
        </w:rPr>
        <w:t>Framework</w:t>
      </w:r>
    </w:p>
    <w:p w14:paraId="6F88F575" w14:textId="3A4D87D3" w:rsidR="004A29EA" w:rsidRPr="001F0710" w:rsidRDefault="00382829" w:rsidP="000B354A">
      <w:pPr>
        <w:pStyle w:val="NormalWeb"/>
        <w:spacing w:before="316" w:beforeAutospacing="0" w:after="0" w:afterAutospacing="0" w:line="360" w:lineRule="auto"/>
        <w:ind w:left="763" w:right="660" w:firstLine="188"/>
        <w:rPr>
          <w:color w:val="000000"/>
          <w:sz w:val="28"/>
          <w:szCs w:val="28"/>
        </w:rPr>
      </w:pPr>
      <w:r w:rsidRPr="001F0710">
        <w:rPr>
          <w:color w:val="000000"/>
          <w:sz w:val="28"/>
          <w:szCs w:val="28"/>
        </w:rPr>
        <w:t>3.</w:t>
      </w:r>
      <w:r w:rsidR="006719C7" w:rsidRPr="001F0710">
        <w:rPr>
          <w:color w:val="000000"/>
          <w:sz w:val="28"/>
          <w:szCs w:val="28"/>
        </w:rPr>
        <w:t>2</w:t>
      </w:r>
      <w:r w:rsidRPr="001F0710">
        <w:rPr>
          <w:color w:val="000000"/>
          <w:sz w:val="28"/>
          <w:szCs w:val="28"/>
        </w:rPr>
        <w:t xml:space="preserve"> </w:t>
      </w:r>
      <w:r w:rsidR="004A29EA" w:rsidRPr="001F0710">
        <w:rPr>
          <w:color w:val="000000"/>
          <w:sz w:val="28"/>
          <w:szCs w:val="28"/>
        </w:rPr>
        <w:t>Algorithm </w:t>
      </w:r>
    </w:p>
    <w:p w14:paraId="743D6F8E" w14:textId="3FBBE7B5" w:rsidR="004A29EA" w:rsidRPr="001F0710" w:rsidRDefault="004A29EA" w:rsidP="000B354A">
      <w:pPr>
        <w:pStyle w:val="NormalWeb"/>
        <w:spacing w:before="63" w:beforeAutospacing="0" w:after="0" w:afterAutospacing="0" w:line="360" w:lineRule="auto"/>
        <w:ind w:left="951"/>
        <w:rPr>
          <w:color w:val="000000"/>
          <w:sz w:val="28"/>
          <w:szCs w:val="28"/>
        </w:rPr>
      </w:pPr>
      <w:r w:rsidRPr="001F0710">
        <w:rPr>
          <w:color w:val="000000"/>
          <w:sz w:val="28"/>
          <w:szCs w:val="28"/>
        </w:rPr>
        <w:t>3.</w:t>
      </w:r>
      <w:r w:rsidR="006719C7" w:rsidRPr="001F0710">
        <w:rPr>
          <w:color w:val="000000"/>
          <w:sz w:val="28"/>
          <w:szCs w:val="28"/>
        </w:rPr>
        <w:t>3</w:t>
      </w:r>
      <w:r w:rsidRPr="001F0710">
        <w:rPr>
          <w:color w:val="000000"/>
          <w:sz w:val="28"/>
          <w:szCs w:val="28"/>
        </w:rPr>
        <w:t xml:space="preserve"> System Requirements </w:t>
      </w:r>
    </w:p>
    <w:p w14:paraId="26B4E425" w14:textId="066CEB79" w:rsidR="006719C7" w:rsidRPr="001F0710" w:rsidRDefault="006719C7" w:rsidP="000B354A">
      <w:pPr>
        <w:pStyle w:val="NormalWeb"/>
        <w:spacing w:before="63" w:beforeAutospacing="0" w:after="0" w:afterAutospacing="0" w:line="360" w:lineRule="auto"/>
        <w:ind w:left="951"/>
        <w:rPr>
          <w:color w:val="000000"/>
          <w:sz w:val="28"/>
          <w:szCs w:val="28"/>
        </w:rPr>
      </w:pPr>
      <w:r w:rsidRPr="001F0710">
        <w:rPr>
          <w:color w:val="000000"/>
          <w:sz w:val="28"/>
          <w:szCs w:val="28"/>
        </w:rPr>
        <w:t>3.4 Fundamental Model</w:t>
      </w:r>
    </w:p>
    <w:p w14:paraId="1B9228E5" w14:textId="134A6BD5" w:rsidR="000B354A" w:rsidRPr="001F0710" w:rsidRDefault="000B354A" w:rsidP="000B354A">
      <w:pPr>
        <w:pStyle w:val="NormalWeb"/>
        <w:spacing w:before="63" w:beforeAutospacing="0" w:after="0" w:afterAutospacing="0" w:line="360" w:lineRule="auto"/>
        <w:ind w:left="951"/>
      </w:pPr>
      <w:r w:rsidRPr="001F0710">
        <w:rPr>
          <w:color w:val="000000"/>
          <w:sz w:val="28"/>
          <w:szCs w:val="28"/>
        </w:rPr>
        <w:tab/>
        <w:t>3.4.1 Data Flow Diagram</w:t>
      </w:r>
    </w:p>
    <w:p w14:paraId="1E76CEFF" w14:textId="331BBDA7" w:rsidR="004A29EA" w:rsidRPr="001F0710" w:rsidRDefault="004A29EA" w:rsidP="000B354A">
      <w:pPr>
        <w:pStyle w:val="NormalWeb"/>
        <w:spacing w:before="312" w:beforeAutospacing="0" w:after="0" w:afterAutospacing="0" w:line="360" w:lineRule="auto"/>
        <w:ind w:left="951"/>
      </w:pPr>
      <w:r w:rsidRPr="001F0710">
        <w:rPr>
          <w:color w:val="000000"/>
          <w:sz w:val="28"/>
          <w:szCs w:val="28"/>
        </w:rPr>
        <w:t>3.</w:t>
      </w:r>
      <w:r w:rsidR="00313728" w:rsidRPr="001F0710">
        <w:rPr>
          <w:color w:val="000000"/>
          <w:sz w:val="28"/>
          <w:szCs w:val="28"/>
        </w:rPr>
        <w:t>5</w:t>
      </w:r>
      <w:r w:rsidRPr="001F0710">
        <w:rPr>
          <w:color w:val="000000"/>
          <w:sz w:val="28"/>
          <w:szCs w:val="28"/>
        </w:rPr>
        <w:t xml:space="preserve"> Unified Modelling Language Diagram </w:t>
      </w:r>
    </w:p>
    <w:p w14:paraId="4EEFC61B" w14:textId="041465BE" w:rsidR="004A29EA" w:rsidRPr="001F0710" w:rsidRDefault="004A29EA" w:rsidP="004A29EA">
      <w:pPr>
        <w:pStyle w:val="NormalWeb"/>
        <w:spacing w:before="316" w:beforeAutospacing="0" w:after="0" w:afterAutospacing="0"/>
        <w:ind w:left="1369"/>
      </w:pPr>
      <w:r w:rsidRPr="001F0710">
        <w:rPr>
          <w:color w:val="000000"/>
          <w:sz w:val="29"/>
          <w:szCs w:val="29"/>
        </w:rPr>
        <w:lastRenderedPageBreak/>
        <w:t>3.</w:t>
      </w:r>
      <w:r w:rsidR="006719C7" w:rsidRPr="001F0710">
        <w:rPr>
          <w:color w:val="000000"/>
          <w:sz w:val="29"/>
          <w:szCs w:val="29"/>
        </w:rPr>
        <w:t>5</w:t>
      </w:r>
      <w:r w:rsidRPr="001F0710">
        <w:rPr>
          <w:color w:val="000000"/>
          <w:sz w:val="29"/>
          <w:szCs w:val="29"/>
        </w:rPr>
        <w:t xml:space="preserve">.1 </w:t>
      </w:r>
      <w:r w:rsidRPr="001F0710">
        <w:rPr>
          <w:color w:val="000000"/>
          <w:sz w:val="28"/>
          <w:szCs w:val="28"/>
        </w:rPr>
        <w:t xml:space="preserve">Use Case </w:t>
      </w:r>
    </w:p>
    <w:p w14:paraId="5F8FDFDC" w14:textId="664C05D0" w:rsidR="004A29EA" w:rsidRPr="001F0710" w:rsidRDefault="004A29EA" w:rsidP="004A29EA">
      <w:pPr>
        <w:pStyle w:val="NormalWeb"/>
        <w:spacing w:before="310" w:beforeAutospacing="0" w:after="0" w:afterAutospacing="0"/>
        <w:ind w:left="1369"/>
      </w:pPr>
      <w:r w:rsidRPr="001F0710">
        <w:rPr>
          <w:color w:val="000000"/>
          <w:sz w:val="29"/>
          <w:szCs w:val="29"/>
        </w:rPr>
        <w:t>3.</w:t>
      </w:r>
      <w:r w:rsidR="006719C7" w:rsidRPr="001F0710">
        <w:rPr>
          <w:color w:val="000000"/>
          <w:sz w:val="29"/>
          <w:szCs w:val="29"/>
        </w:rPr>
        <w:t>5</w:t>
      </w:r>
      <w:r w:rsidRPr="001F0710">
        <w:rPr>
          <w:color w:val="000000"/>
          <w:sz w:val="29"/>
          <w:szCs w:val="29"/>
        </w:rPr>
        <w:t xml:space="preserve">.2 </w:t>
      </w:r>
      <w:r w:rsidR="00D57A04" w:rsidRPr="001F0710">
        <w:rPr>
          <w:color w:val="000000"/>
          <w:sz w:val="28"/>
          <w:szCs w:val="28"/>
        </w:rPr>
        <w:t>Process Flow</w:t>
      </w:r>
      <w:r w:rsidRPr="001F0710">
        <w:rPr>
          <w:color w:val="000000"/>
          <w:sz w:val="28"/>
          <w:szCs w:val="28"/>
        </w:rPr>
        <w:t> </w:t>
      </w:r>
    </w:p>
    <w:p w14:paraId="6598CD3F" w14:textId="0FE8E21C" w:rsidR="006719C7" w:rsidRPr="001F0710" w:rsidRDefault="004A29EA" w:rsidP="006719C7">
      <w:pPr>
        <w:pStyle w:val="NormalWeb"/>
        <w:spacing w:before="316" w:beforeAutospacing="0" w:after="0" w:afterAutospacing="0" w:line="480" w:lineRule="auto"/>
        <w:ind w:left="764" w:right="749" w:hanging="207"/>
        <w:rPr>
          <w:color w:val="000000"/>
          <w:sz w:val="28"/>
          <w:szCs w:val="28"/>
        </w:rPr>
      </w:pPr>
      <w:r w:rsidRPr="001F0710">
        <w:rPr>
          <w:b/>
          <w:bCs/>
          <w:color w:val="000000"/>
          <w:sz w:val="28"/>
          <w:szCs w:val="28"/>
        </w:rPr>
        <w:t xml:space="preserve">4 RESULT 28 </w:t>
      </w:r>
      <w:r w:rsidRPr="001F0710">
        <w:rPr>
          <w:b/>
          <w:bCs/>
          <w:color w:val="000000"/>
          <w:sz w:val="28"/>
          <w:szCs w:val="28"/>
        </w:rPr>
        <w:t xml:space="preserve">                                                                                            </w:t>
      </w:r>
      <w:r w:rsidRPr="001F0710">
        <w:rPr>
          <w:b/>
          <w:bCs/>
          <w:color w:val="FFFFFF" w:themeColor="background1"/>
          <w:sz w:val="28"/>
          <w:szCs w:val="28"/>
        </w:rPr>
        <w:t>iii</w:t>
      </w:r>
      <w:r w:rsidRPr="001F0710">
        <w:rPr>
          <w:color w:val="000000"/>
          <w:sz w:val="28"/>
          <w:szCs w:val="28"/>
        </w:rPr>
        <w:t xml:space="preserve">4.1 Proposed System </w:t>
      </w:r>
    </w:p>
    <w:p w14:paraId="1831E89B" w14:textId="10472F6E" w:rsidR="002332E8" w:rsidRPr="001F0710" w:rsidRDefault="002332E8" w:rsidP="00E74C20">
      <w:pPr>
        <w:pStyle w:val="NormalWeb"/>
        <w:spacing w:before="316" w:beforeAutospacing="0" w:after="0" w:afterAutospacing="0" w:line="480" w:lineRule="auto"/>
        <w:ind w:left="764" w:right="749" w:hanging="207"/>
        <w:rPr>
          <w:color w:val="000000"/>
          <w:sz w:val="28"/>
          <w:szCs w:val="28"/>
        </w:rPr>
      </w:pPr>
      <w:r w:rsidRPr="001F0710">
        <w:rPr>
          <w:b/>
          <w:bCs/>
          <w:color w:val="000000"/>
          <w:sz w:val="28"/>
          <w:szCs w:val="28"/>
        </w:rPr>
        <w:t xml:space="preserve">      4.2 Results</w:t>
      </w:r>
    </w:p>
    <w:p w14:paraId="139D0428" w14:textId="10F02A79" w:rsidR="006719C7" w:rsidRPr="001F0710" w:rsidRDefault="004A29EA" w:rsidP="006719C7">
      <w:pPr>
        <w:pStyle w:val="NormalWeb"/>
        <w:spacing w:before="316" w:beforeAutospacing="0" w:after="0" w:afterAutospacing="0" w:line="360" w:lineRule="auto"/>
        <w:ind w:left="764" w:right="749" w:hanging="207"/>
        <w:rPr>
          <w:b/>
          <w:bCs/>
          <w:color w:val="000000"/>
          <w:sz w:val="28"/>
          <w:szCs w:val="28"/>
        </w:rPr>
      </w:pPr>
      <w:r w:rsidRPr="001F0710">
        <w:rPr>
          <w:b/>
          <w:bCs/>
          <w:color w:val="000000"/>
          <w:sz w:val="28"/>
          <w:szCs w:val="28"/>
        </w:rPr>
        <w:t xml:space="preserve">Conclusion </w:t>
      </w:r>
      <w:r w:rsidR="007B17EB">
        <w:rPr>
          <w:b/>
          <w:bCs/>
          <w:color w:val="000000"/>
          <w:sz w:val="28"/>
          <w:szCs w:val="28"/>
        </w:rPr>
        <w:tab/>
      </w:r>
      <w:r w:rsidR="007B17EB">
        <w:rPr>
          <w:b/>
          <w:bCs/>
          <w:color w:val="000000"/>
          <w:sz w:val="28"/>
          <w:szCs w:val="28"/>
        </w:rPr>
        <w:tab/>
      </w:r>
      <w:r w:rsidR="007B17EB">
        <w:rPr>
          <w:b/>
          <w:bCs/>
          <w:color w:val="000000"/>
          <w:sz w:val="28"/>
          <w:szCs w:val="28"/>
        </w:rPr>
        <w:tab/>
      </w:r>
      <w:r w:rsidR="007B17EB">
        <w:rPr>
          <w:b/>
          <w:bCs/>
          <w:color w:val="000000"/>
          <w:sz w:val="28"/>
          <w:szCs w:val="28"/>
        </w:rPr>
        <w:tab/>
      </w:r>
      <w:r w:rsidR="007B17EB">
        <w:rPr>
          <w:b/>
          <w:bCs/>
          <w:color w:val="000000"/>
          <w:sz w:val="28"/>
          <w:szCs w:val="28"/>
        </w:rPr>
        <w:tab/>
      </w:r>
      <w:r w:rsidR="007B17EB">
        <w:rPr>
          <w:b/>
          <w:bCs/>
          <w:color w:val="000000"/>
          <w:sz w:val="28"/>
          <w:szCs w:val="28"/>
        </w:rPr>
        <w:tab/>
      </w:r>
      <w:r w:rsidR="007B17EB">
        <w:rPr>
          <w:b/>
          <w:bCs/>
          <w:color w:val="000000"/>
          <w:sz w:val="28"/>
          <w:szCs w:val="28"/>
        </w:rPr>
        <w:tab/>
      </w:r>
      <w:r w:rsidR="007B17EB">
        <w:rPr>
          <w:b/>
          <w:bCs/>
          <w:color w:val="000000"/>
          <w:sz w:val="28"/>
          <w:szCs w:val="28"/>
        </w:rPr>
        <w:tab/>
      </w:r>
      <w:r w:rsidR="007B17EB">
        <w:rPr>
          <w:b/>
          <w:bCs/>
          <w:color w:val="000000"/>
          <w:sz w:val="28"/>
          <w:szCs w:val="28"/>
        </w:rPr>
        <w:tab/>
        <w:t>47</w:t>
      </w:r>
      <w:r w:rsidRPr="001F0710">
        <w:rPr>
          <w:b/>
          <w:bCs/>
          <w:color w:val="000000"/>
          <w:sz w:val="28"/>
          <w:szCs w:val="28"/>
        </w:rPr>
        <w:t xml:space="preserve"> </w:t>
      </w:r>
    </w:p>
    <w:p w14:paraId="7878DC08" w14:textId="050E7BA2" w:rsidR="006719C7" w:rsidRPr="001F0710" w:rsidRDefault="004A29EA" w:rsidP="006719C7">
      <w:pPr>
        <w:pStyle w:val="NormalWeb"/>
        <w:spacing w:before="316" w:beforeAutospacing="0" w:after="0" w:afterAutospacing="0" w:line="360" w:lineRule="auto"/>
        <w:ind w:left="764" w:right="749" w:hanging="207"/>
        <w:rPr>
          <w:b/>
          <w:bCs/>
          <w:color w:val="000000"/>
          <w:sz w:val="28"/>
          <w:szCs w:val="28"/>
        </w:rPr>
      </w:pPr>
      <w:r w:rsidRPr="001F0710">
        <w:rPr>
          <w:b/>
          <w:bCs/>
          <w:color w:val="000000"/>
          <w:sz w:val="28"/>
          <w:szCs w:val="28"/>
        </w:rPr>
        <w:t xml:space="preserve">Appendix </w:t>
      </w:r>
      <w:r w:rsidR="007B17EB">
        <w:rPr>
          <w:b/>
          <w:bCs/>
          <w:color w:val="000000"/>
          <w:sz w:val="28"/>
          <w:szCs w:val="28"/>
        </w:rPr>
        <w:tab/>
      </w:r>
      <w:r w:rsidR="007B17EB">
        <w:rPr>
          <w:b/>
          <w:bCs/>
          <w:color w:val="000000"/>
          <w:sz w:val="28"/>
          <w:szCs w:val="28"/>
        </w:rPr>
        <w:tab/>
      </w:r>
      <w:r w:rsidR="007B17EB">
        <w:rPr>
          <w:b/>
          <w:bCs/>
          <w:color w:val="000000"/>
          <w:sz w:val="28"/>
          <w:szCs w:val="28"/>
        </w:rPr>
        <w:tab/>
      </w:r>
      <w:r w:rsidR="007B17EB">
        <w:rPr>
          <w:b/>
          <w:bCs/>
          <w:color w:val="000000"/>
          <w:sz w:val="28"/>
          <w:szCs w:val="28"/>
        </w:rPr>
        <w:tab/>
      </w:r>
      <w:r w:rsidR="007B17EB">
        <w:rPr>
          <w:b/>
          <w:bCs/>
          <w:color w:val="000000"/>
          <w:sz w:val="28"/>
          <w:szCs w:val="28"/>
        </w:rPr>
        <w:tab/>
      </w:r>
      <w:r w:rsidR="007B17EB">
        <w:rPr>
          <w:b/>
          <w:bCs/>
          <w:color w:val="000000"/>
          <w:sz w:val="28"/>
          <w:szCs w:val="28"/>
        </w:rPr>
        <w:tab/>
      </w:r>
      <w:r w:rsidR="007B17EB">
        <w:rPr>
          <w:b/>
          <w:bCs/>
          <w:color w:val="000000"/>
          <w:sz w:val="28"/>
          <w:szCs w:val="28"/>
        </w:rPr>
        <w:tab/>
      </w:r>
      <w:r w:rsidR="007B17EB">
        <w:rPr>
          <w:b/>
          <w:bCs/>
          <w:color w:val="000000"/>
          <w:sz w:val="28"/>
          <w:szCs w:val="28"/>
        </w:rPr>
        <w:tab/>
      </w:r>
      <w:r w:rsidR="007B17EB">
        <w:rPr>
          <w:b/>
          <w:bCs/>
          <w:color w:val="000000"/>
          <w:sz w:val="28"/>
          <w:szCs w:val="28"/>
        </w:rPr>
        <w:tab/>
        <w:t>48</w:t>
      </w:r>
      <w:r w:rsidRPr="001F0710">
        <w:rPr>
          <w:b/>
          <w:bCs/>
          <w:color w:val="000000"/>
          <w:sz w:val="28"/>
          <w:szCs w:val="28"/>
        </w:rPr>
        <w:t> </w:t>
      </w:r>
    </w:p>
    <w:p w14:paraId="34C690B4" w14:textId="3180029C" w:rsidR="006719C7" w:rsidRPr="001F0710" w:rsidRDefault="004A29EA" w:rsidP="006719C7">
      <w:pPr>
        <w:pStyle w:val="NormalWeb"/>
        <w:spacing w:before="316" w:beforeAutospacing="0" w:after="0" w:afterAutospacing="0" w:line="360" w:lineRule="auto"/>
        <w:ind w:left="764" w:right="749" w:hanging="207"/>
        <w:rPr>
          <w:b/>
          <w:bCs/>
          <w:color w:val="000000"/>
          <w:sz w:val="28"/>
          <w:szCs w:val="28"/>
        </w:rPr>
      </w:pPr>
      <w:r w:rsidRPr="001F0710">
        <w:rPr>
          <w:b/>
          <w:bCs/>
          <w:color w:val="000000"/>
          <w:sz w:val="28"/>
          <w:szCs w:val="28"/>
        </w:rPr>
        <w:t xml:space="preserve">References </w:t>
      </w:r>
      <w:r w:rsidR="007B17EB">
        <w:rPr>
          <w:b/>
          <w:bCs/>
          <w:color w:val="000000"/>
          <w:sz w:val="28"/>
          <w:szCs w:val="28"/>
        </w:rPr>
        <w:tab/>
      </w:r>
      <w:r w:rsidR="007B17EB">
        <w:rPr>
          <w:b/>
          <w:bCs/>
          <w:color w:val="000000"/>
          <w:sz w:val="28"/>
          <w:szCs w:val="28"/>
        </w:rPr>
        <w:tab/>
      </w:r>
      <w:r w:rsidR="007B17EB">
        <w:rPr>
          <w:b/>
          <w:bCs/>
          <w:color w:val="000000"/>
          <w:sz w:val="28"/>
          <w:szCs w:val="28"/>
        </w:rPr>
        <w:tab/>
      </w:r>
      <w:r w:rsidR="007B17EB">
        <w:rPr>
          <w:b/>
          <w:bCs/>
          <w:color w:val="000000"/>
          <w:sz w:val="28"/>
          <w:szCs w:val="28"/>
        </w:rPr>
        <w:tab/>
      </w:r>
      <w:r w:rsidR="007B17EB">
        <w:rPr>
          <w:b/>
          <w:bCs/>
          <w:color w:val="000000"/>
          <w:sz w:val="28"/>
          <w:szCs w:val="28"/>
        </w:rPr>
        <w:tab/>
      </w:r>
      <w:r w:rsidR="007B17EB">
        <w:rPr>
          <w:b/>
          <w:bCs/>
          <w:color w:val="000000"/>
          <w:sz w:val="28"/>
          <w:szCs w:val="28"/>
        </w:rPr>
        <w:tab/>
      </w:r>
      <w:r w:rsidR="007B17EB">
        <w:rPr>
          <w:b/>
          <w:bCs/>
          <w:color w:val="000000"/>
          <w:sz w:val="28"/>
          <w:szCs w:val="28"/>
        </w:rPr>
        <w:tab/>
      </w:r>
      <w:r w:rsidR="007B17EB">
        <w:rPr>
          <w:b/>
          <w:bCs/>
          <w:color w:val="000000"/>
          <w:sz w:val="28"/>
          <w:szCs w:val="28"/>
        </w:rPr>
        <w:tab/>
      </w:r>
      <w:r w:rsidR="007B17EB">
        <w:rPr>
          <w:b/>
          <w:bCs/>
          <w:color w:val="000000"/>
          <w:sz w:val="28"/>
          <w:szCs w:val="28"/>
        </w:rPr>
        <w:tab/>
        <w:t>50</w:t>
      </w:r>
    </w:p>
    <w:p w14:paraId="13EF40F2" w14:textId="6D87C947" w:rsidR="004A29EA" w:rsidRPr="001F0710" w:rsidRDefault="004A29EA" w:rsidP="006719C7">
      <w:pPr>
        <w:pStyle w:val="NormalWeb"/>
        <w:spacing w:before="316" w:beforeAutospacing="0" w:after="0" w:afterAutospacing="0" w:line="360" w:lineRule="auto"/>
        <w:ind w:left="764" w:right="749" w:hanging="207"/>
        <w:rPr>
          <w:b/>
          <w:bCs/>
          <w:color w:val="000000"/>
          <w:sz w:val="28"/>
          <w:szCs w:val="28"/>
        </w:rPr>
      </w:pPr>
      <w:r w:rsidRPr="001F0710">
        <w:rPr>
          <w:b/>
          <w:bCs/>
          <w:color w:val="000000"/>
          <w:sz w:val="28"/>
          <w:szCs w:val="28"/>
        </w:rPr>
        <w:t xml:space="preserve">Acknowledgement </w:t>
      </w:r>
      <w:r w:rsidR="007B17EB">
        <w:rPr>
          <w:b/>
          <w:bCs/>
          <w:color w:val="000000"/>
          <w:sz w:val="28"/>
          <w:szCs w:val="28"/>
        </w:rPr>
        <w:tab/>
      </w:r>
      <w:r w:rsidR="007B17EB">
        <w:rPr>
          <w:b/>
          <w:bCs/>
          <w:color w:val="000000"/>
          <w:sz w:val="28"/>
          <w:szCs w:val="28"/>
        </w:rPr>
        <w:tab/>
      </w:r>
      <w:r w:rsidR="007B17EB">
        <w:rPr>
          <w:b/>
          <w:bCs/>
          <w:color w:val="000000"/>
          <w:sz w:val="28"/>
          <w:szCs w:val="28"/>
        </w:rPr>
        <w:tab/>
      </w:r>
      <w:r w:rsidR="007B17EB">
        <w:rPr>
          <w:b/>
          <w:bCs/>
          <w:color w:val="000000"/>
          <w:sz w:val="28"/>
          <w:szCs w:val="28"/>
        </w:rPr>
        <w:tab/>
      </w:r>
      <w:r w:rsidR="007B17EB">
        <w:rPr>
          <w:b/>
          <w:bCs/>
          <w:color w:val="000000"/>
          <w:sz w:val="28"/>
          <w:szCs w:val="28"/>
        </w:rPr>
        <w:tab/>
      </w:r>
      <w:r w:rsidR="007B17EB">
        <w:rPr>
          <w:b/>
          <w:bCs/>
          <w:color w:val="000000"/>
          <w:sz w:val="28"/>
          <w:szCs w:val="28"/>
        </w:rPr>
        <w:tab/>
      </w:r>
      <w:r w:rsidR="007B17EB">
        <w:rPr>
          <w:b/>
          <w:bCs/>
          <w:color w:val="000000"/>
          <w:sz w:val="28"/>
          <w:szCs w:val="28"/>
        </w:rPr>
        <w:tab/>
      </w:r>
      <w:r w:rsidR="007B17EB">
        <w:rPr>
          <w:b/>
          <w:bCs/>
          <w:color w:val="000000"/>
          <w:sz w:val="28"/>
          <w:szCs w:val="28"/>
        </w:rPr>
        <w:tab/>
      </w:r>
      <w:r w:rsidRPr="001F0710">
        <w:rPr>
          <w:b/>
          <w:bCs/>
          <w:color w:val="000000"/>
          <w:sz w:val="28"/>
          <w:szCs w:val="28"/>
        </w:rPr>
        <w:t>37</w:t>
      </w:r>
    </w:p>
    <w:p w14:paraId="7C42EFBD" w14:textId="0716B061" w:rsidR="004A29EA" w:rsidRPr="001F0710" w:rsidRDefault="004A29EA" w:rsidP="004A29EA">
      <w:pPr>
        <w:pStyle w:val="NormalWeb"/>
        <w:spacing w:before="195" w:beforeAutospacing="0" w:after="0" w:afterAutospacing="0" w:line="360" w:lineRule="auto"/>
        <w:ind w:left="761" w:right="643" w:firstLine="5"/>
        <w:rPr>
          <w:b/>
          <w:bCs/>
          <w:color w:val="000000"/>
          <w:sz w:val="28"/>
          <w:szCs w:val="28"/>
        </w:rPr>
      </w:pPr>
    </w:p>
    <w:p w14:paraId="76421DBC" w14:textId="617BAB75" w:rsidR="004A29EA" w:rsidRPr="001F0710" w:rsidRDefault="006719C7" w:rsidP="006719C7">
      <w:pPr>
        <w:rPr>
          <w:rFonts w:ascii="Times New Roman" w:eastAsia="Times New Roman" w:hAnsi="Times New Roman" w:cs="Times New Roman"/>
          <w:b/>
          <w:bCs/>
          <w:color w:val="000000"/>
          <w:sz w:val="28"/>
          <w:szCs w:val="28"/>
          <w:lang w:eastAsia="en-IN"/>
        </w:rPr>
      </w:pPr>
      <w:r w:rsidRPr="001F0710">
        <w:rPr>
          <w:rFonts w:ascii="Times New Roman" w:hAnsi="Times New Roman" w:cs="Times New Roman"/>
          <w:b/>
          <w:bCs/>
          <w:color w:val="000000"/>
          <w:sz w:val="28"/>
          <w:szCs w:val="28"/>
        </w:rPr>
        <w:br w:type="page"/>
      </w:r>
    </w:p>
    <w:p w14:paraId="274851A0" w14:textId="77777777" w:rsidR="004A29EA" w:rsidRPr="001F0710" w:rsidRDefault="004A29EA" w:rsidP="00B7137F">
      <w:pPr>
        <w:pStyle w:val="NormalWeb"/>
        <w:spacing w:before="195" w:after="0" w:line="360" w:lineRule="auto"/>
        <w:ind w:left="761" w:right="643" w:firstLine="5"/>
        <w:jc w:val="center"/>
        <w:rPr>
          <w:b/>
          <w:bCs/>
          <w:color w:val="000000"/>
          <w:sz w:val="28"/>
          <w:szCs w:val="28"/>
        </w:rPr>
      </w:pPr>
      <w:r w:rsidRPr="001F0710">
        <w:rPr>
          <w:b/>
          <w:bCs/>
          <w:color w:val="000000"/>
          <w:sz w:val="28"/>
          <w:szCs w:val="28"/>
        </w:rPr>
        <w:lastRenderedPageBreak/>
        <w:t>List of Figures</w:t>
      </w:r>
    </w:p>
    <w:p w14:paraId="1C702611" w14:textId="35CCAD10" w:rsidR="004A29EA" w:rsidRPr="001F0710" w:rsidRDefault="00B7137F" w:rsidP="00B7137F">
      <w:pPr>
        <w:pStyle w:val="NormalWeb"/>
        <w:spacing w:before="195" w:after="0" w:line="360" w:lineRule="auto"/>
        <w:ind w:left="761" w:right="643" w:firstLine="5"/>
        <w:rPr>
          <w:b/>
          <w:bCs/>
          <w:color w:val="000000"/>
          <w:sz w:val="28"/>
          <w:szCs w:val="28"/>
        </w:rPr>
      </w:pPr>
      <w:proofErr w:type="spellStart"/>
      <w:proofErr w:type="gramStart"/>
      <w:r w:rsidRPr="001F0710">
        <w:rPr>
          <w:b/>
          <w:bCs/>
          <w:color w:val="000000"/>
          <w:sz w:val="28"/>
          <w:szCs w:val="28"/>
        </w:rPr>
        <w:t>Sr.No</w:t>
      </w:r>
      <w:proofErr w:type="spellEnd"/>
      <w:proofErr w:type="gramEnd"/>
      <w:r w:rsidRPr="001F0710">
        <w:rPr>
          <w:b/>
          <w:bCs/>
          <w:color w:val="000000"/>
          <w:sz w:val="28"/>
          <w:szCs w:val="28"/>
        </w:rPr>
        <w:t xml:space="preserve">                                   Name                                       Page No</w:t>
      </w:r>
    </w:p>
    <w:p w14:paraId="510F3084" w14:textId="49B46627" w:rsidR="003A3339" w:rsidRPr="001F0710" w:rsidRDefault="0028324D" w:rsidP="0028324D">
      <w:pPr>
        <w:pStyle w:val="NormalWeb"/>
        <w:spacing w:before="195" w:after="0" w:line="360" w:lineRule="auto"/>
        <w:ind w:left="761" w:right="643" w:firstLine="5"/>
        <w:rPr>
          <w:color w:val="000000"/>
          <w:sz w:val="28"/>
          <w:szCs w:val="28"/>
        </w:rPr>
      </w:pPr>
      <w:r w:rsidRPr="001F0710">
        <w:rPr>
          <w:color w:val="000000"/>
          <w:sz w:val="28"/>
          <w:szCs w:val="28"/>
        </w:rPr>
        <w:t xml:space="preserve"> </w:t>
      </w:r>
      <w:r w:rsidR="003A3339" w:rsidRPr="001F0710">
        <w:rPr>
          <w:color w:val="000000"/>
          <w:sz w:val="28"/>
          <w:szCs w:val="28"/>
        </w:rPr>
        <w:t xml:space="preserve"> 2.1                                 </w:t>
      </w:r>
      <w:r w:rsidR="003A3339" w:rsidRPr="001F0710">
        <w:rPr>
          <w:b/>
          <w:bCs/>
          <w:color w:val="000000"/>
          <w:sz w:val="28"/>
          <w:szCs w:val="28"/>
        </w:rPr>
        <w:t>System workflow                             15</w:t>
      </w:r>
    </w:p>
    <w:p w14:paraId="157123D5" w14:textId="5F7FED03" w:rsidR="004A29EA" w:rsidRPr="001F0710" w:rsidRDefault="0028324D" w:rsidP="0028324D">
      <w:pPr>
        <w:pStyle w:val="NormalWeb"/>
        <w:spacing w:before="195" w:after="0" w:line="360" w:lineRule="auto"/>
        <w:ind w:left="761" w:right="643" w:firstLine="5"/>
        <w:rPr>
          <w:color w:val="000000"/>
          <w:sz w:val="28"/>
          <w:szCs w:val="28"/>
        </w:rPr>
      </w:pPr>
      <w:r w:rsidRPr="001F0710">
        <w:rPr>
          <w:color w:val="000000"/>
          <w:sz w:val="28"/>
          <w:szCs w:val="28"/>
        </w:rPr>
        <w:t xml:space="preserve">  </w:t>
      </w:r>
      <w:r w:rsidR="004A29EA" w:rsidRPr="001F0710">
        <w:rPr>
          <w:color w:val="000000"/>
          <w:sz w:val="28"/>
          <w:szCs w:val="28"/>
        </w:rPr>
        <w:t xml:space="preserve">3.1 </w:t>
      </w:r>
      <w:r w:rsidR="00B7137F" w:rsidRPr="001F0710">
        <w:rPr>
          <w:color w:val="000000"/>
          <w:sz w:val="28"/>
          <w:szCs w:val="28"/>
        </w:rPr>
        <w:t xml:space="preserve">    </w:t>
      </w:r>
      <w:r w:rsidRPr="001F0710">
        <w:rPr>
          <w:color w:val="000000"/>
          <w:sz w:val="28"/>
          <w:szCs w:val="28"/>
        </w:rPr>
        <w:t xml:space="preserve">  </w:t>
      </w:r>
      <w:r w:rsidR="00B7137F" w:rsidRPr="001F0710">
        <w:rPr>
          <w:color w:val="000000"/>
          <w:sz w:val="28"/>
          <w:szCs w:val="28"/>
        </w:rPr>
        <w:t xml:space="preserve">                        </w:t>
      </w:r>
      <w:r w:rsidRPr="001F0710">
        <w:rPr>
          <w:color w:val="000000"/>
          <w:sz w:val="28"/>
          <w:szCs w:val="28"/>
        </w:rPr>
        <w:t xml:space="preserve"> </w:t>
      </w:r>
      <w:r w:rsidR="00B7137F" w:rsidRPr="001F0710">
        <w:rPr>
          <w:color w:val="000000"/>
          <w:sz w:val="28"/>
          <w:szCs w:val="28"/>
        </w:rPr>
        <w:t xml:space="preserve"> </w:t>
      </w:r>
      <w:r w:rsidR="004A29EA" w:rsidRPr="001F0710">
        <w:rPr>
          <w:color w:val="000000"/>
          <w:sz w:val="28"/>
          <w:szCs w:val="28"/>
        </w:rPr>
        <w:t xml:space="preserve">System Architecture </w:t>
      </w:r>
      <w:r w:rsidR="00B7137F" w:rsidRPr="001F0710">
        <w:rPr>
          <w:color w:val="000000"/>
          <w:sz w:val="28"/>
          <w:szCs w:val="28"/>
        </w:rPr>
        <w:t xml:space="preserve">                       </w:t>
      </w:r>
      <w:r w:rsidRPr="001F0710">
        <w:rPr>
          <w:color w:val="000000"/>
          <w:sz w:val="28"/>
          <w:szCs w:val="28"/>
        </w:rPr>
        <w:t xml:space="preserve"> </w:t>
      </w:r>
      <w:r w:rsidR="00B7137F" w:rsidRPr="001F0710">
        <w:rPr>
          <w:color w:val="000000"/>
          <w:sz w:val="28"/>
          <w:szCs w:val="28"/>
        </w:rPr>
        <w:t xml:space="preserve"> </w:t>
      </w:r>
      <w:r w:rsidR="00493CBA" w:rsidRPr="001F0710">
        <w:rPr>
          <w:color w:val="000000"/>
          <w:sz w:val="28"/>
          <w:szCs w:val="28"/>
        </w:rPr>
        <w:t>24</w:t>
      </w:r>
    </w:p>
    <w:p w14:paraId="6F4F8372" w14:textId="67B8886A" w:rsidR="00493CBA" w:rsidRPr="001F0710" w:rsidRDefault="00493CBA" w:rsidP="0028324D">
      <w:pPr>
        <w:pStyle w:val="NormalWeb"/>
        <w:spacing w:before="195" w:after="0" w:line="360" w:lineRule="auto"/>
        <w:ind w:left="761" w:right="643" w:firstLine="5"/>
        <w:rPr>
          <w:color w:val="000000"/>
          <w:sz w:val="28"/>
          <w:szCs w:val="28"/>
        </w:rPr>
      </w:pPr>
      <w:r w:rsidRPr="001F0710">
        <w:rPr>
          <w:color w:val="000000"/>
          <w:sz w:val="28"/>
          <w:szCs w:val="28"/>
        </w:rPr>
        <w:t xml:space="preserve">  3.2</w:t>
      </w:r>
      <w:r w:rsidRPr="001F0710">
        <w:rPr>
          <w:color w:val="000000"/>
          <w:sz w:val="28"/>
          <w:szCs w:val="28"/>
        </w:rPr>
        <w:tab/>
      </w:r>
      <w:r w:rsidRPr="001F0710">
        <w:rPr>
          <w:color w:val="000000"/>
          <w:sz w:val="28"/>
          <w:szCs w:val="28"/>
        </w:rPr>
        <w:tab/>
      </w:r>
      <w:r w:rsidRPr="001F0710">
        <w:rPr>
          <w:color w:val="000000"/>
          <w:sz w:val="28"/>
          <w:szCs w:val="28"/>
        </w:rPr>
        <w:tab/>
      </w:r>
      <w:r w:rsidRPr="001F0710">
        <w:rPr>
          <w:color w:val="000000"/>
          <w:sz w:val="28"/>
          <w:szCs w:val="28"/>
        </w:rPr>
        <w:tab/>
        <w:t>Linear Search Algorithm</w:t>
      </w:r>
      <w:r w:rsidRPr="001F0710">
        <w:rPr>
          <w:color w:val="000000"/>
          <w:sz w:val="28"/>
          <w:szCs w:val="28"/>
        </w:rPr>
        <w:tab/>
      </w:r>
      <w:r w:rsidRPr="001F0710">
        <w:rPr>
          <w:color w:val="000000"/>
          <w:sz w:val="28"/>
          <w:szCs w:val="28"/>
        </w:rPr>
        <w:tab/>
        <w:t xml:space="preserve">        25</w:t>
      </w:r>
    </w:p>
    <w:p w14:paraId="2D5633DC" w14:textId="591E5650" w:rsidR="00493CBA" w:rsidRPr="001F0710" w:rsidRDefault="00493CBA" w:rsidP="0028324D">
      <w:pPr>
        <w:pStyle w:val="NormalWeb"/>
        <w:spacing w:before="195" w:after="0" w:line="360" w:lineRule="auto"/>
        <w:ind w:left="761" w:right="643" w:firstLine="5"/>
        <w:rPr>
          <w:color w:val="000000"/>
          <w:sz w:val="28"/>
          <w:szCs w:val="28"/>
        </w:rPr>
      </w:pPr>
      <w:r w:rsidRPr="001F0710">
        <w:rPr>
          <w:color w:val="000000"/>
          <w:sz w:val="28"/>
          <w:szCs w:val="28"/>
        </w:rPr>
        <w:t xml:space="preserve">  3.3 </w:t>
      </w:r>
      <w:r w:rsidRPr="001F0710">
        <w:rPr>
          <w:color w:val="000000"/>
          <w:sz w:val="28"/>
          <w:szCs w:val="28"/>
        </w:rPr>
        <w:tab/>
      </w:r>
      <w:r w:rsidRPr="001F0710">
        <w:rPr>
          <w:color w:val="000000"/>
          <w:sz w:val="28"/>
          <w:szCs w:val="28"/>
        </w:rPr>
        <w:tab/>
      </w:r>
      <w:r w:rsidRPr="001F0710">
        <w:rPr>
          <w:color w:val="000000"/>
          <w:sz w:val="28"/>
          <w:szCs w:val="28"/>
        </w:rPr>
        <w:tab/>
      </w:r>
      <w:r w:rsidRPr="001F0710">
        <w:rPr>
          <w:color w:val="000000"/>
          <w:sz w:val="28"/>
          <w:szCs w:val="28"/>
        </w:rPr>
        <w:tab/>
        <w:t xml:space="preserve">Binary Search Algorithm </w:t>
      </w:r>
      <w:r w:rsidRPr="001F0710">
        <w:rPr>
          <w:color w:val="000000"/>
          <w:sz w:val="28"/>
          <w:szCs w:val="28"/>
        </w:rPr>
        <w:tab/>
        <w:t xml:space="preserve">        26</w:t>
      </w:r>
    </w:p>
    <w:p w14:paraId="7BE2198B" w14:textId="372D8DF0" w:rsidR="00493CBA" w:rsidRPr="001F0710" w:rsidRDefault="00493CBA" w:rsidP="0028324D">
      <w:pPr>
        <w:pStyle w:val="NormalWeb"/>
        <w:spacing w:before="195" w:after="0" w:line="360" w:lineRule="auto"/>
        <w:ind w:left="761" w:right="643" w:firstLine="5"/>
        <w:rPr>
          <w:color w:val="000000"/>
          <w:sz w:val="28"/>
          <w:szCs w:val="28"/>
        </w:rPr>
      </w:pPr>
      <w:r w:rsidRPr="001F0710">
        <w:rPr>
          <w:color w:val="000000"/>
          <w:sz w:val="28"/>
          <w:szCs w:val="28"/>
        </w:rPr>
        <w:t xml:space="preserve">  3.4</w:t>
      </w:r>
      <w:r w:rsidRPr="001F0710">
        <w:rPr>
          <w:color w:val="000000"/>
          <w:sz w:val="28"/>
          <w:szCs w:val="28"/>
        </w:rPr>
        <w:tab/>
      </w:r>
      <w:r w:rsidRPr="001F0710">
        <w:rPr>
          <w:color w:val="000000"/>
          <w:sz w:val="28"/>
          <w:szCs w:val="28"/>
        </w:rPr>
        <w:tab/>
      </w:r>
      <w:r w:rsidRPr="001F0710">
        <w:rPr>
          <w:color w:val="000000"/>
          <w:sz w:val="28"/>
          <w:szCs w:val="28"/>
        </w:rPr>
        <w:tab/>
      </w:r>
      <w:r w:rsidRPr="001F0710">
        <w:rPr>
          <w:color w:val="000000"/>
          <w:sz w:val="28"/>
          <w:szCs w:val="28"/>
        </w:rPr>
        <w:tab/>
        <w:t xml:space="preserve">Selection Search </w:t>
      </w:r>
      <w:proofErr w:type="gramStart"/>
      <w:r w:rsidRPr="001F0710">
        <w:rPr>
          <w:color w:val="000000"/>
          <w:sz w:val="28"/>
          <w:szCs w:val="28"/>
        </w:rPr>
        <w:t xml:space="preserve">Algorithm  </w:t>
      </w:r>
      <w:r w:rsidRPr="001F0710">
        <w:rPr>
          <w:color w:val="000000"/>
          <w:sz w:val="28"/>
          <w:szCs w:val="28"/>
        </w:rPr>
        <w:tab/>
      </w:r>
      <w:proofErr w:type="gramEnd"/>
      <w:r w:rsidRPr="001F0710">
        <w:rPr>
          <w:color w:val="000000"/>
          <w:sz w:val="28"/>
          <w:szCs w:val="28"/>
        </w:rPr>
        <w:t xml:space="preserve">        26</w:t>
      </w:r>
    </w:p>
    <w:p w14:paraId="69AB01EF" w14:textId="1DB43811" w:rsidR="00493CBA" w:rsidRPr="001F0710" w:rsidRDefault="00493CBA" w:rsidP="0028324D">
      <w:pPr>
        <w:pStyle w:val="NormalWeb"/>
        <w:spacing w:before="195" w:after="0" w:line="360" w:lineRule="auto"/>
        <w:ind w:left="761" w:right="643" w:firstLine="5"/>
        <w:rPr>
          <w:color w:val="000000"/>
          <w:sz w:val="28"/>
          <w:szCs w:val="28"/>
          <w:lang w:val="de-DE"/>
        </w:rPr>
      </w:pPr>
      <w:r w:rsidRPr="001F0710">
        <w:rPr>
          <w:color w:val="000000"/>
          <w:sz w:val="28"/>
          <w:szCs w:val="28"/>
        </w:rPr>
        <w:t xml:space="preserve">  </w:t>
      </w:r>
      <w:r w:rsidRPr="001F0710">
        <w:rPr>
          <w:color w:val="000000"/>
          <w:sz w:val="28"/>
          <w:szCs w:val="28"/>
          <w:lang w:val="de-DE"/>
        </w:rPr>
        <w:t xml:space="preserve">3.5 </w:t>
      </w:r>
      <w:r w:rsidRPr="001F0710">
        <w:rPr>
          <w:color w:val="000000"/>
          <w:sz w:val="28"/>
          <w:szCs w:val="28"/>
          <w:lang w:val="de-DE"/>
        </w:rPr>
        <w:tab/>
      </w:r>
      <w:r w:rsidRPr="001F0710">
        <w:rPr>
          <w:color w:val="000000"/>
          <w:sz w:val="28"/>
          <w:szCs w:val="28"/>
          <w:lang w:val="de-DE"/>
        </w:rPr>
        <w:tab/>
      </w:r>
      <w:r w:rsidRPr="001F0710">
        <w:rPr>
          <w:color w:val="000000"/>
          <w:sz w:val="28"/>
          <w:szCs w:val="28"/>
          <w:lang w:val="de-DE"/>
        </w:rPr>
        <w:tab/>
      </w:r>
      <w:r w:rsidRPr="001F0710">
        <w:rPr>
          <w:color w:val="000000"/>
          <w:sz w:val="28"/>
          <w:szCs w:val="28"/>
          <w:lang w:val="de-DE"/>
        </w:rPr>
        <w:tab/>
        <w:t>Insertion Sort Algorithm</w:t>
      </w:r>
      <w:r w:rsidRPr="001F0710">
        <w:rPr>
          <w:color w:val="000000"/>
          <w:sz w:val="28"/>
          <w:szCs w:val="28"/>
          <w:lang w:val="de-DE"/>
        </w:rPr>
        <w:tab/>
      </w:r>
      <w:r w:rsidRPr="001F0710">
        <w:rPr>
          <w:color w:val="000000"/>
          <w:sz w:val="28"/>
          <w:szCs w:val="28"/>
          <w:lang w:val="de-DE"/>
        </w:rPr>
        <w:tab/>
        <w:t xml:space="preserve">        27</w:t>
      </w:r>
    </w:p>
    <w:p w14:paraId="25D7A0A5" w14:textId="3405213C" w:rsidR="00493CBA" w:rsidRPr="001F0710" w:rsidRDefault="00493CBA" w:rsidP="0028324D">
      <w:pPr>
        <w:pStyle w:val="NormalWeb"/>
        <w:spacing w:before="195" w:after="0" w:line="360" w:lineRule="auto"/>
        <w:ind w:left="761" w:right="643" w:firstLine="5"/>
        <w:rPr>
          <w:color w:val="000000"/>
          <w:sz w:val="28"/>
          <w:szCs w:val="28"/>
          <w:lang w:val="de-DE"/>
        </w:rPr>
      </w:pPr>
      <w:r w:rsidRPr="001F0710">
        <w:rPr>
          <w:color w:val="000000"/>
          <w:sz w:val="28"/>
          <w:szCs w:val="28"/>
          <w:lang w:val="de-DE"/>
        </w:rPr>
        <w:t xml:space="preserve">  3.6</w:t>
      </w:r>
      <w:r w:rsidRPr="001F0710">
        <w:rPr>
          <w:color w:val="000000"/>
          <w:sz w:val="28"/>
          <w:szCs w:val="28"/>
          <w:lang w:val="de-DE"/>
        </w:rPr>
        <w:tab/>
      </w:r>
      <w:r w:rsidRPr="001F0710">
        <w:rPr>
          <w:color w:val="000000"/>
          <w:sz w:val="28"/>
          <w:szCs w:val="28"/>
          <w:lang w:val="de-DE"/>
        </w:rPr>
        <w:tab/>
      </w:r>
      <w:r w:rsidRPr="001F0710">
        <w:rPr>
          <w:color w:val="000000"/>
          <w:sz w:val="28"/>
          <w:szCs w:val="28"/>
          <w:lang w:val="de-DE"/>
        </w:rPr>
        <w:tab/>
      </w:r>
      <w:r w:rsidRPr="001F0710">
        <w:rPr>
          <w:color w:val="000000"/>
          <w:sz w:val="28"/>
          <w:szCs w:val="28"/>
          <w:lang w:val="de-DE"/>
        </w:rPr>
        <w:tab/>
        <w:t xml:space="preserve">Bubble Sort </w:t>
      </w:r>
      <w:proofErr w:type="gramStart"/>
      <w:r w:rsidRPr="001F0710">
        <w:rPr>
          <w:color w:val="000000"/>
          <w:sz w:val="28"/>
          <w:szCs w:val="28"/>
          <w:lang w:val="de-DE"/>
        </w:rPr>
        <w:t>Algorithm</w:t>
      </w:r>
      <w:r w:rsidRPr="001F0710">
        <w:rPr>
          <w:color w:val="000000"/>
          <w:sz w:val="28"/>
          <w:szCs w:val="28"/>
          <w:lang w:val="de-DE"/>
        </w:rPr>
        <w:t xml:space="preserve">  </w:t>
      </w:r>
      <w:r w:rsidRPr="001F0710">
        <w:rPr>
          <w:color w:val="000000"/>
          <w:sz w:val="28"/>
          <w:szCs w:val="28"/>
          <w:lang w:val="de-DE"/>
        </w:rPr>
        <w:tab/>
      </w:r>
      <w:proofErr w:type="gramEnd"/>
      <w:r w:rsidRPr="001F0710">
        <w:rPr>
          <w:color w:val="000000"/>
          <w:sz w:val="28"/>
          <w:szCs w:val="28"/>
          <w:lang w:val="de-DE"/>
        </w:rPr>
        <w:tab/>
        <w:t xml:space="preserve">        28</w:t>
      </w:r>
    </w:p>
    <w:p w14:paraId="43D8D696" w14:textId="69A4CD57" w:rsidR="00493CBA" w:rsidRPr="001F0710" w:rsidRDefault="00493CBA" w:rsidP="0028324D">
      <w:pPr>
        <w:pStyle w:val="NormalWeb"/>
        <w:spacing w:before="195" w:after="0" w:line="360" w:lineRule="auto"/>
        <w:ind w:left="761" w:right="643" w:firstLine="5"/>
        <w:rPr>
          <w:color w:val="000000"/>
          <w:sz w:val="28"/>
          <w:szCs w:val="28"/>
          <w:lang w:val="de-DE"/>
        </w:rPr>
      </w:pPr>
      <w:r w:rsidRPr="001F0710">
        <w:rPr>
          <w:color w:val="000000"/>
          <w:sz w:val="28"/>
          <w:szCs w:val="28"/>
          <w:lang w:val="de-DE"/>
        </w:rPr>
        <w:t xml:space="preserve">  3.7 </w:t>
      </w:r>
      <w:r w:rsidRPr="001F0710">
        <w:rPr>
          <w:color w:val="000000"/>
          <w:sz w:val="28"/>
          <w:szCs w:val="28"/>
          <w:lang w:val="de-DE"/>
        </w:rPr>
        <w:tab/>
      </w:r>
      <w:r w:rsidRPr="001F0710">
        <w:rPr>
          <w:color w:val="000000"/>
          <w:sz w:val="28"/>
          <w:szCs w:val="28"/>
          <w:lang w:val="de-DE"/>
        </w:rPr>
        <w:tab/>
      </w:r>
      <w:r w:rsidRPr="001F0710">
        <w:rPr>
          <w:color w:val="000000"/>
          <w:sz w:val="28"/>
          <w:szCs w:val="28"/>
          <w:lang w:val="de-DE"/>
        </w:rPr>
        <w:tab/>
      </w:r>
      <w:r w:rsidRPr="001F0710">
        <w:rPr>
          <w:color w:val="000000"/>
          <w:sz w:val="28"/>
          <w:szCs w:val="28"/>
          <w:lang w:val="de-DE"/>
        </w:rPr>
        <w:tab/>
        <w:t xml:space="preserve">Merge Sort </w:t>
      </w:r>
      <w:r w:rsidRPr="001F0710">
        <w:rPr>
          <w:color w:val="000000"/>
          <w:sz w:val="28"/>
          <w:szCs w:val="28"/>
          <w:lang w:val="de-DE"/>
        </w:rPr>
        <w:t>Algorithm</w:t>
      </w:r>
      <w:r w:rsidRPr="001F0710">
        <w:rPr>
          <w:color w:val="000000"/>
          <w:sz w:val="28"/>
          <w:szCs w:val="28"/>
          <w:lang w:val="de-DE"/>
        </w:rPr>
        <w:tab/>
      </w:r>
      <w:r w:rsidRPr="001F0710">
        <w:rPr>
          <w:color w:val="000000"/>
          <w:sz w:val="28"/>
          <w:szCs w:val="28"/>
          <w:lang w:val="de-DE"/>
        </w:rPr>
        <w:tab/>
        <w:t xml:space="preserve">        29</w:t>
      </w:r>
    </w:p>
    <w:p w14:paraId="726672EC" w14:textId="63EBCC5A" w:rsidR="00493CBA" w:rsidRPr="001F0710" w:rsidRDefault="00493CBA" w:rsidP="0028324D">
      <w:pPr>
        <w:pStyle w:val="NormalWeb"/>
        <w:spacing w:before="195" w:after="0" w:line="360" w:lineRule="auto"/>
        <w:ind w:left="761" w:right="643" w:firstLine="5"/>
        <w:rPr>
          <w:color w:val="000000"/>
          <w:sz w:val="28"/>
          <w:szCs w:val="28"/>
          <w:lang w:val="de-DE"/>
        </w:rPr>
      </w:pPr>
      <w:r w:rsidRPr="001F0710">
        <w:rPr>
          <w:color w:val="000000"/>
          <w:sz w:val="28"/>
          <w:szCs w:val="28"/>
          <w:lang w:val="de-DE"/>
        </w:rPr>
        <w:t xml:space="preserve">  3.8 </w:t>
      </w:r>
      <w:r w:rsidRPr="001F0710">
        <w:rPr>
          <w:color w:val="000000"/>
          <w:sz w:val="28"/>
          <w:szCs w:val="28"/>
          <w:lang w:val="de-DE"/>
        </w:rPr>
        <w:tab/>
      </w:r>
      <w:r w:rsidRPr="001F0710">
        <w:rPr>
          <w:color w:val="000000"/>
          <w:sz w:val="28"/>
          <w:szCs w:val="28"/>
          <w:lang w:val="de-DE"/>
        </w:rPr>
        <w:tab/>
      </w:r>
      <w:r w:rsidRPr="001F0710">
        <w:rPr>
          <w:color w:val="000000"/>
          <w:sz w:val="28"/>
          <w:szCs w:val="28"/>
          <w:lang w:val="de-DE"/>
        </w:rPr>
        <w:tab/>
      </w:r>
      <w:r w:rsidRPr="001F0710">
        <w:rPr>
          <w:color w:val="000000"/>
          <w:sz w:val="28"/>
          <w:szCs w:val="28"/>
          <w:lang w:val="de-DE"/>
        </w:rPr>
        <w:tab/>
        <w:t xml:space="preserve">Quick Sort </w:t>
      </w:r>
      <w:r w:rsidRPr="001F0710">
        <w:rPr>
          <w:color w:val="000000"/>
          <w:sz w:val="28"/>
          <w:szCs w:val="28"/>
          <w:lang w:val="de-DE"/>
        </w:rPr>
        <w:t>Algorithm</w:t>
      </w:r>
      <w:r w:rsidRPr="001F0710">
        <w:rPr>
          <w:color w:val="000000"/>
          <w:sz w:val="28"/>
          <w:szCs w:val="28"/>
          <w:lang w:val="de-DE"/>
        </w:rPr>
        <w:tab/>
      </w:r>
      <w:r w:rsidRPr="001F0710">
        <w:rPr>
          <w:color w:val="000000"/>
          <w:sz w:val="28"/>
          <w:szCs w:val="28"/>
          <w:lang w:val="de-DE"/>
        </w:rPr>
        <w:tab/>
        <w:t xml:space="preserve">        30</w:t>
      </w:r>
    </w:p>
    <w:p w14:paraId="680B9347" w14:textId="38242F33" w:rsidR="00493CBA" w:rsidRPr="001F0710" w:rsidRDefault="00493CBA" w:rsidP="0028324D">
      <w:pPr>
        <w:pStyle w:val="NormalWeb"/>
        <w:spacing w:before="195" w:after="0" w:line="360" w:lineRule="auto"/>
        <w:ind w:left="761" w:right="643" w:firstLine="5"/>
        <w:rPr>
          <w:color w:val="000000"/>
          <w:sz w:val="28"/>
          <w:szCs w:val="28"/>
        </w:rPr>
      </w:pPr>
      <w:r w:rsidRPr="001F0710">
        <w:rPr>
          <w:color w:val="000000"/>
          <w:sz w:val="28"/>
          <w:szCs w:val="28"/>
          <w:lang w:val="de-DE"/>
        </w:rPr>
        <w:t xml:space="preserve">  </w:t>
      </w:r>
      <w:r w:rsidRPr="001F0710">
        <w:rPr>
          <w:color w:val="000000"/>
          <w:sz w:val="28"/>
          <w:szCs w:val="28"/>
        </w:rPr>
        <w:t xml:space="preserve">3.9 </w:t>
      </w:r>
      <w:r w:rsidRPr="001F0710">
        <w:rPr>
          <w:color w:val="000000"/>
          <w:sz w:val="28"/>
          <w:szCs w:val="28"/>
        </w:rPr>
        <w:tab/>
      </w:r>
      <w:r w:rsidRPr="001F0710">
        <w:rPr>
          <w:color w:val="000000"/>
          <w:sz w:val="28"/>
          <w:szCs w:val="28"/>
        </w:rPr>
        <w:tab/>
      </w:r>
      <w:r w:rsidRPr="001F0710">
        <w:rPr>
          <w:color w:val="000000"/>
          <w:sz w:val="28"/>
          <w:szCs w:val="28"/>
        </w:rPr>
        <w:tab/>
      </w:r>
      <w:r w:rsidRPr="001F0710">
        <w:rPr>
          <w:color w:val="000000"/>
          <w:sz w:val="28"/>
          <w:szCs w:val="28"/>
        </w:rPr>
        <w:tab/>
        <w:t xml:space="preserve">Heap Sort </w:t>
      </w:r>
      <w:r w:rsidRPr="001F0710">
        <w:rPr>
          <w:color w:val="000000"/>
          <w:sz w:val="28"/>
          <w:szCs w:val="28"/>
        </w:rPr>
        <w:t>Algorithm</w:t>
      </w:r>
      <w:r w:rsidRPr="001F0710">
        <w:rPr>
          <w:color w:val="000000"/>
          <w:sz w:val="28"/>
          <w:szCs w:val="28"/>
        </w:rPr>
        <w:t xml:space="preserve"> </w:t>
      </w:r>
      <w:r w:rsidRPr="001F0710">
        <w:rPr>
          <w:color w:val="000000"/>
          <w:sz w:val="28"/>
          <w:szCs w:val="28"/>
        </w:rPr>
        <w:tab/>
      </w:r>
      <w:r w:rsidRPr="001F0710">
        <w:rPr>
          <w:color w:val="000000"/>
          <w:sz w:val="28"/>
          <w:szCs w:val="28"/>
        </w:rPr>
        <w:tab/>
        <w:t xml:space="preserve">        31</w:t>
      </w:r>
    </w:p>
    <w:p w14:paraId="5F337C89" w14:textId="4B2FB207" w:rsidR="00493CBA" w:rsidRPr="001F0710" w:rsidRDefault="00493CBA" w:rsidP="0028324D">
      <w:pPr>
        <w:pStyle w:val="NormalWeb"/>
        <w:spacing w:before="195" w:after="0" w:line="360" w:lineRule="auto"/>
        <w:ind w:left="761" w:right="643" w:firstLine="5"/>
        <w:rPr>
          <w:color w:val="000000"/>
          <w:sz w:val="28"/>
          <w:szCs w:val="28"/>
        </w:rPr>
      </w:pPr>
      <w:r w:rsidRPr="001F0710">
        <w:rPr>
          <w:color w:val="000000"/>
          <w:sz w:val="28"/>
          <w:szCs w:val="28"/>
        </w:rPr>
        <w:t xml:space="preserve">  3.10</w:t>
      </w:r>
      <w:r w:rsidRPr="001F0710">
        <w:rPr>
          <w:color w:val="000000"/>
          <w:sz w:val="28"/>
          <w:szCs w:val="28"/>
        </w:rPr>
        <w:tab/>
      </w:r>
      <w:r w:rsidRPr="001F0710">
        <w:rPr>
          <w:color w:val="000000"/>
          <w:sz w:val="28"/>
          <w:szCs w:val="28"/>
        </w:rPr>
        <w:tab/>
      </w:r>
      <w:r w:rsidRPr="001F0710">
        <w:rPr>
          <w:color w:val="000000"/>
          <w:sz w:val="28"/>
          <w:szCs w:val="28"/>
        </w:rPr>
        <w:tab/>
      </w:r>
      <w:r w:rsidRPr="001F0710">
        <w:rPr>
          <w:color w:val="000000"/>
          <w:sz w:val="28"/>
          <w:szCs w:val="28"/>
        </w:rPr>
        <w:tab/>
        <w:t xml:space="preserve">Sudoku Backtracking </w:t>
      </w:r>
      <w:r w:rsidRPr="001F0710">
        <w:rPr>
          <w:color w:val="000000"/>
          <w:sz w:val="28"/>
          <w:szCs w:val="28"/>
        </w:rPr>
        <w:t>Algorithm</w:t>
      </w:r>
      <w:r w:rsidRPr="001F0710">
        <w:rPr>
          <w:color w:val="000000"/>
          <w:sz w:val="28"/>
          <w:szCs w:val="28"/>
        </w:rPr>
        <w:t xml:space="preserve">       32</w:t>
      </w:r>
    </w:p>
    <w:p w14:paraId="7FCD9998" w14:textId="611E8869" w:rsidR="00493CBA" w:rsidRPr="001F0710" w:rsidRDefault="00493CBA" w:rsidP="0028324D">
      <w:pPr>
        <w:pStyle w:val="NormalWeb"/>
        <w:spacing w:before="195" w:after="0" w:line="360" w:lineRule="auto"/>
        <w:ind w:left="761" w:right="643" w:firstLine="5"/>
        <w:rPr>
          <w:color w:val="000000"/>
          <w:sz w:val="28"/>
          <w:szCs w:val="28"/>
        </w:rPr>
      </w:pPr>
      <w:r w:rsidRPr="001F0710">
        <w:rPr>
          <w:color w:val="000000"/>
          <w:sz w:val="28"/>
          <w:szCs w:val="28"/>
        </w:rPr>
        <w:t xml:space="preserve">  3.11 </w:t>
      </w:r>
      <w:r w:rsidRPr="001F0710">
        <w:rPr>
          <w:color w:val="000000"/>
          <w:sz w:val="28"/>
          <w:szCs w:val="28"/>
        </w:rPr>
        <w:tab/>
      </w:r>
      <w:r w:rsidRPr="001F0710">
        <w:rPr>
          <w:color w:val="000000"/>
          <w:sz w:val="28"/>
          <w:szCs w:val="28"/>
        </w:rPr>
        <w:tab/>
      </w:r>
      <w:r w:rsidRPr="001F0710">
        <w:rPr>
          <w:color w:val="000000"/>
          <w:sz w:val="28"/>
          <w:szCs w:val="28"/>
        </w:rPr>
        <w:tab/>
        <w:t>N-Queen Problem</w:t>
      </w:r>
      <w:r w:rsidRPr="001F0710">
        <w:rPr>
          <w:color w:val="000000"/>
          <w:sz w:val="28"/>
          <w:szCs w:val="28"/>
        </w:rPr>
        <w:tab/>
      </w:r>
      <w:r w:rsidRPr="001F0710">
        <w:rPr>
          <w:color w:val="000000"/>
          <w:sz w:val="28"/>
          <w:szCs w:val="28"/>
        </w:rPr>
        <w:tab/>
      </w:r>
      <w:r w:rsidRPr="001F0710">
        <w:rPr>
          <w:color w:val="000000"/>
          <w:sz w:val="28"/>
          <w:szCs w:val="28"/>
        </w:rPr>
        <w:tab/>
        <w:t xml:space="preserve">        33</w:t>
      </w:r>
    </w:p>
    <w:p w14:paraId="0C0C4C3D" w14:textId="18F9B43E" w:rsidR="00493CBA" w:rsidRPr="001F0710" w:rsidRDefault="00493CBA" w:rsidP="0028324D">
      <w:pPr>
        <w:pStyle w:val="NormalWeb"/>
        <w:spacing w:before="195" w:after="0" w:line="360" w:lineRule="auto"/>
        <w:ind w:left="761" w:right="643" w:firstLine="5"/>
        <w:rPr>
          <w:color w:val="000000"/>
          <w:sz w:val="28"/>
          <w:szCs w:val="28"/>
        </w:rPr>
      </w:pPr>
      <w:r w:rsidRPr="001F0710">
        <w:rPr>
          <w:color w:val="000000"/>
          <w:sz w:val="28"/>
          <w:szCs w:val="28"/>
        </w:rPr>
        <w:t xml:space="preserve">  3.12 </w:t>
      </w:r>
      <w:r w:rsidRPr="001F0710">
        <w:rPr>
          <w:color w:val="000000"/>
          <w:sz w:val="28"/>
          <w:szCs w:val="28"/>
        </w:rPr>
        <w:tab/>
      </w:r>
      <w:r w:rsidRPr="001F0710">
        <w:rPr>
          <w:color w:val="000000"/>
          <w:sz w:val="28"/>
          <w:szCs w:val="28"/>
        </w:rPr>
        <w:tab/>
      </w:r>
      <w:r w:rsidRPr="001F0710">
        <w:rPr>
          <w:color w:val="000000"/>
          <w:sz w:val="28"/>
          <w:szCs w:val="28"/>
        </w:rPr>
        <w:tab/>
        <w:t xml:space="preserve">Knight’s tour </w:t>
      </w:r>
      <w:r w:rsidRPr="001F0710">
        <w:rPr>
          <w:color w:val="000000"/>
          <w:sz w:val="28"/>
          <w:szCs w:val="28"/>
        </w:rPr>
        <w:tab/>
      </w:r>
      <w:r w:rsidRPr="001F0710">
        <w:rPr>
          <w:color w:val="000000"/>
          <w:sz w:val="28"/>
          <w:szCs w:val="28"/>
        </w:rPr>
        <w:tab/>
      </w:r>
      <w:r w:rsidRPr="001F0710">
        <w:rPr>
          <w:color w:val="000000"/>
          <w:sz w:val="28"/>
          <w:szCs w:val="28"/>
        </w:rPr>
        <w:tab/>
        <w:t xml:space="preserve">        34 </w:t>
      </w:r>
    </w:p>
    <w:p w14:paraId="770DA3E4" w14:textId="589E91C1" w:rsidR="00493CBA" w:rsidRPr="001F0710" w:rsidRDefault="00493CBA" w:rsidP="00493CBA">
      <w:pPr>
        <w:pStyle w:val="NormalWeb"/>
        <w:spacing w:before="195" w:after="0" w:line="360" w:lineRule="auto"/>
        <w:ind w:left="761" w:right="643" w:firstLine="5"/>
        <w:rPr>
          <w:color w:val="000000"/>
          <w:sz w:val="28"/>
          <w:szCs w:val="28"/>
        </w:rPr>
      </w:pPr>
      <w:r w:rsidRPr="001F0710">
        <w:rPr>
          <w:color w:val="000000"/>
          <w:sz w:val="28"/>
          <w:szCs w:val="28"/>
        </w:rPr>
        <w:t xml:space="preserve">  3.13 </w:t>
      </w:r>
      <w:r w:rsidRPr="001F0710">
        <w:rPr>
          <w:color w:val="000000"/>
          <w:sz w:val="28"/>
          <w:szCs w:val="28"/>
        </w:rPr>
        <w:tab/>
      </w:r>
      <w:r w:rsidRPr="001F0710">
        <w:rPr>
          <w:color w:val="000000"/>
          <w:sz w:val="28"/>
          <w:szCs w:val="28"/>
        </w:rPr>
        <w:tab/>
      </w:r>
      <w:r w:rsidRPr="001F0710">
        <w:rPr>
          <w:color w:val="000000"/>
          <w:sz w:val="28"/>
          <w:szCs w:val="28"/>
        </w:rPr>
        <w:tab/>
        <w:t>System Requirements</w:t>
      </w:r>
      <w:r w:rsidRPr="001F0710">
        <w:rPr>
          <w:color w:val="000000"/>
          <w:sz w:val="28"/>
          <w:szCs w:val="28"/>
        </w:rPr>
        <w:tab/>
      </w:r>
      <w:r w:rsidRPr="001F0710">
        <w:rPr>
          <w:color w:val="000000"/>
          <w:sz w:val="28"/>
          <w:szCs w:val="28"/>
        </w:rPr>
        <w:tab/>
        <w:t xml:space="preserve">        35</w:t>
      </w:r>
    </w:p>
    <w:p w14:paraId="4D3ADEDE" w14:textId="1BD487E6" w:rsidR="004A29EA" w:rsidRPr="001F0710" w:rsidRDefault="0028324D" w:rsidP="00B7137F">
      <w:pPr>
        <w:pStyle w:val="NormalWeb"/>
        <w:spacing w:before="195" w:after="0" w:line="360" w:lineRule="auto"/>
        <w:ind w:left="761" w:right="643" w:firstLine="5"/>
        <w:rPr>
          <w:color w:val="000000"/>
          <w:sz w:val="28"/>
          <w:szCs w:val="28"/>
        </w:rPr>
      </w:pPr>
      <w:r w:rsidRPr="001F0710">
        <w:rPr>
          <w:color w:val="000000"/>
          <w:sz w:val="28"/>
          <w:szCs w:val="28"/>
        </w:rPr>
        <w:t xml:space="preserve">  </w:t>
      </w:r>
      <w:r w:rsidR="004A29EA" w:rsidRPr="001F0710">
        <w:rPr>
          <w:color w:val="000000"/>
          <w:sz w:val="28"/>
          <w:szCs w:val="28"/>
        </w:rPr>
        <w:t>3.</w:t>
      </w:r>
      <w:r w:rsidR="00493CBA" w:rsidRPr="001F0710">
        <w:rPr>
          <w:color w:val="000000"/>
          <w:sz w:val="28"/>
          <w:szCs w:val="28"/>
        </w:rPr>
        <w:t>14</w:t>
      </w:r>
      <w:r w:rsidR="006719C7" w:rsidRPr="001F0710">
        <w:rPr>
          <w:color w:val="000000"/>
          <w:sz w:val="28"/>
          <w:szCs w:val="28"/>
        </w:rPr>
        <w:t xml:space="preserve"> </w:t>
      </w:r>
      <w:r w:rsidRPr="001F0710">
        <w:rPr>
          <w:color w:val="000000"/>
          <w:sz w:val="28"/>
          <w:szCs w:val="28"/>
        </w:rPr>
        <w:tab/>
      </w:r>
      <w:r w:rsidRPr="001F0710">
        <w:rPr>
          <w:color w:val="000000"/>
          <w:sz w:val="28"/>
          <w:szCs w:val="28"/>
        </w:rPr>
        <w:tab/>
        <w:t xml:space="preserve">           </w:t>
      </w:r>
      <w:r w:rsidR="004A29EA" w:rsidRPr="001F0710">
        <w:rPr>
          <w:color w:val="000000"/>
          <w:sz w:val="28"/>
          <w:szCs w:val="28"/>
        </w:rPr>
        <w:t xml:space="preserve">Use Case Diagram </w:t>
      </w:r>
      <w:r w:rsidRPr="001F0710">
        <w:rPr>
          <w:color w:val="000000"/>
          <w:sz w:val="28"/>
          <w:szCs w:val="28"/>
        </w:rPr>
        <w:tab/>
      </w:r>
      <w:r w:rsidRPr="001F0710">
        <w:rPr>
          <w:color w:val="000000"/>
          <w:sz w:val="28"/>
          <w:szCs w:val="28"/>
        </w:rPr>
        <w:tab/>
        <w:t xml:space="preserve">        </w:t>
      </w:r>
      <w:r w:rsidR="00493CBA" w:rsidRPr="001F0710">
        <w:rPr>
          <w:color w:val="000000"/>
          <w:sz w:val="28"/>
          <w:szCs w:val="28"/>
        </w:rPr>
        <w:t>37</w:t>
      </w:r>
    </w:p>
    <w:p w14:paraId="436E3F52" w14:textId="07975499" w:rsidR="00A40767" w:rsidRPr="001F0710" w:rsidRDefault="00A40767" w:rsidP="00B7137F">
      <w:pPr>
        <w:pStyle w:val="NormalWeb"/>
        <w:spacing w:before="195" w:after="0" w:line="360" w:lineRule="auto"/>
        <w:ind w:left="761" w:right="643" w:firstLine="5"/>
        <w:rPr>
          <w:color w:val="000000"/>
          <w:sz w:val="28"/>
          <w:szCs w:val="28"/>
        </w:rPr>
      </w:pPr>
      <w:r w:rsidRPr="001F0710">
        <w:rPr>
          <w:color w:val="000000"/>
          <w:sz w:val="28"/>
          <w:szCs w:val="28"/>
        </w:rPr>
        <w:t xml:space="preserve">  3.15 </w:t>
      </w:r>
      <w:r w:rsidRPr="001F0710">
        <w:rPr>
          <w:color w:val="000000"/>
          <w:sz w:val="28"/>
          <w:szCs w:val="28"/>
        </w:rPr>
        <w:tab/>
      </w:r>
      <w:r w:rsidRPr="001F0710">
        <w:rPr>
          <w:color w:val="000000"/>
          <w:sz w:val="28"/>
          <w:szCs w:val="28"/>
        </w:rPr>
        <w:tab/>
      </w:r>
      <w:r w:rsidR="002055A2" w:rsidRPr="001F0710">
        <w:rPr>
          <w:color w:val="000000"/>
          <w:sz w:val="28"/>
          <w:szCs w:val="28"/>
        </w:rPr>
        <w:t xml:space="preserve">           </w:t>
      </w:r>
      <w:r w:rsidRPr="001F0710">
        <w:rPr>
          <w:color w:val="000000"/>
          <w:sz w:val="28"/>
          <w:szCs w:val="28"/>
        </w:rPr>
        <w:t>Process Flow Diagram</w:t>
      </w:r>
      <w:r w:rsidRPr="001F0710">
        <w:rPr>
          <w:color w:val="000000"/>
          <w:sz w:val="28"/>
          <w:szCs w:val="28"/>
        </w:rPr>
        <w:tab/>
      </w:r>
      <w:r w:rsidRPr="001F0710">
        <w:rPr>
          <w:color w:val="000000"/>
          <w:sz w:val="28"/>
          <w:szCs w:val="28"/>
        </w:rPr>
        <w:tab/>
        <w:t xml:space="preserve">        38</w:t>
      </w:r>
    </w:p>
    <w:p w14:paraId="656D1638" w14:textId="4BFF56B1" w:rsidR="00A40767" w:rsidRPr="001F0710" w:rsidRDefault="00A40767" w:rsidP="00241BC3">
      <w:pPr>
        <w:pStyle w:val="NormalWeb"/>
        <w:spacing w:before="195" w:after="0" w:line="360" w:lineRule="auto"/>
        <w:ind w:left="761" w:right="643" w:firstLine="5"/>
        <w:rPr>
          <w:color w:val="000000"/>
          <w:sz w:val="28"/>
          <w:szCs w:val="28"/>
        </w:rPr>
      </w:pPr>
      <w:r w:rsidRPr="001F0710">
        <w:rPr>
          <w:color w:val="000000"/>
          <w:sz w:val="28"/>
          <w:szCs w:val="28"/>
        </w:rPr>
        <w:lastRenderedPageBreak/>
        <w:t xml:space="preserve">  3.16</w:t>
      </w:r>
      <w:r w:rsidRPr="001F0710">
        <w:rPr>
          <w:color w:val="000000"/>
          <w:sz w:val="28"/>
          <w:szCs w:val="28"/>
        </w:rPr>
        <w:tab/>
      </w:r>
      <w:r w:rsidRPr="001F0710">
        <w:rPr>
          <w:color w:val="000000"/>
          <w:sz w:val="28"/>
          <w:szCs w:val="28"/>
        </w:rPr>
        <w:tab/>
      </w:r>
      <w:r w:rsidRPr="001F0710">
        <w:rPr>
          <w:color w:val="000000"/>
          <w:sz w:val="28"/>
          <w:szCs w:val="28"/>
        </w:rPr>
        <w:tab/>
      </w:r>
      <w:r w:rsidRPr="001F0710">
        <w:rPr>
          <w:color w:val="000000"/>
          <w:sz w:val="28"/>
          <w:szCs w:val="28"/>
        </w:rPr>
        <w:tab/>
        <w:t>Data Flow Diagram</w:t>
      </w:r>
      <w:r w:rsidRPr="001F0710">
        <w:rPr>
          <w:color w:val="000000"/>
          <w:sz w:val="28"/>
          <w:szCs w:val="28"/>
        </w:rPr>
        <w:tab/>
      </w:r>
      <w:r w:rsidRPr="001F0710">
        <w:rPr>
          <w:color w:val="000000"/>
          <w:sz w:val="28"/>
          <w:szCs w:val="28"/>
        </w:rPr>
        <w:tab/>
        <w:t xml:space="preserve">       </w:t>
      </w:r>
      <w:r w:rsidR="00241BC3">
        <w:rPr>
          <w:color w:val="000000"/>
          <w:sz w:val="28"/>
          <w:szCs w:val="28"/>
        </w:rPr>
        <w:t xml:space="preserve"> </w:t>
      </w:r>
      <w:r w:rsidRPr="001F0710">
        <w:rPr>
          <w:color w:val="000000"/>
          <w:sz w:val="28"/>
          <w:szCs w:val="28"/>
        </w:rPr>
        <w:t>39</w:t>
      </w:r>
    </w:p>
    <w:p w14:paraId="0BEBDF59" w14:textId="1DADA363" w:rsidR="00B7137F" w:rsidRPr="001F0710" w:rsidRDefault="00493CBA" w:rsidP="00241BC3">
      <w:pPr>
        <w:spacing w:line="360" w:lineRule="auto"/>
        <w:rPr>
          <w:rFonts w:ascii="Times New Roman" w:hAnsi="Times New Roman" w:cs="Times New Roman"/>
          <w:color w:val="000000"/>
          <w:sz w:val="28"/>
          <w:szCs w:val="28"/>
        </w:rPr>
      </w:pPr>
      <w:r w:rsidRPr="001F0710">
        <w:rPr>
          <w:rFonts w:ascii="Times New Roman" w:hAnsi="Times New Roman" w:cs="Times New Roman"/>
          <w:color w:val="000000"/>
          <w:sz w:val="28"/>
          <w:szCs w:val="28"/>
        </w:rPr>
        <w:tab/>
        <w:t xml:space="preserve"> </w:t>
      </w:r>
      <w:r w:rsidR="002332E8" w:rsidRPr="001F0710">
        <w:rPr>
          <w:rFonts w:ascii="Times New Roman" w:hAnsi="Times New Roman" w:cs="Times New Roman"/>
          <w:color w:val="000000"/>
          <w:sz w:val="28"/>
          <w:szCs w:val="28"/>
        </w:rPr>
        <w:t xml:space="preserve">  </w:t>
      </w:r>
      <w:r w:rsidR="009B38EF" w:rsidRPr="001F0710">
        <w:rPr>
          <w:rFonts w:ascii="Times New Roman" w:hAnsi="Times New Roman" w:cs="Times New Roman"/>
          <w:color w:val="000000"/>
          <w:sz w:val="28"/>
          <w:szCs w:val="28"/>
        </w:rPr>
        <w:t>4.1</w:t>
      </w:r>
      <w:r w:rsidR="008540EE" w:rsidRPr="001F0710">
        <w:rPr>
          <w:rFonts w:ascii="Times New Roman" w:hAnsi="Times New Roman" w:cs="Times New Roman"/>
          <w:color w:val="000000"/>
          <w:sz w:val="28"/>
          <w:szCs w:val="28"/>
        </w:rPr>
        <w:t xml:space="preserve">                                 </w:t>
      </w:r>
      <w:r w:rsidR="00D72AF3" w:rsidRPr="001F0710">
        <w:rPr>
          <w:rFonts w:ascii="Times New Roman" w:hAnsi="Times New Roman" w:cs="Times New Roman"/>
          <w:color w:val="000000"/>
          <w:sz w:val="28"/>
          <w:szCs w:val="28"/>
        </w:rPr>
        <w:t xml:space="preserve">Main GUI                                       </w:t>
      </w:r>
      <w:r w:rsidR="00CA13C8" w:rsidRPr="00506C66">
        <w:rPr>
          <w:rFonts w:ascii="Times New Roman" w:hAnsi="Times New Roman" w:cs="Times New Roman"/>
          <w:color w:val="000000"/>
          <w:sz w:val="28"/>
          <w:szCs w:val="28"/>
        </w:rPr>
        <w:t xml:space="preserve">  </w:t>
      </w:r>
      <w:r w:rsidR="00D72AF3" w:rsidRPr="00506C66">
        <w:rPr>
          <w:rFonts w:ascii="Times New Roman" w:hAnsi="Times New Roman" w:cs="Times New Roman"/>
          <w:color w:val="000000"/>
          <w:sz w:val="28"/>
          <w:szCs w:val="28"/>
        </w:rPr>
        <w:t xml:space="preserve"> </w:t>
      </w:r>
      <w:r w:rsidR="00D0456D">
        <w:rPr>
          <w:rFonts w:ascii="Times New Roman" w:hAnsi="Times New Roman" w:cs="Times New Roman"/>
          <w:color w:val="000000"/>
          <w:sz w:val="28"/>
          <w:szCs w:val="28"/>
        </w:rPr>
        <w:t xml:space="preserve"> </w:t>
      </w:r>
      <w:r w:rsidR="00A71174" w:rsidRPr="001F0710">
        <w:rPr>
          <w:rFonts w:ascii="Times New Roman" w:hAnsi="Times New Roman" w:cs="Times New Roman"/>
          <w:color w:val="000000"/>
          <w:sz w:val="28"/>
          <w:szCs w:val="28"/>
        </w:rPr>
        <w:t>41</w:t>
      </w:r>
    </w:p>
    <w:p w14:paraId="58D7E88F" w14:textId="1914BB5F" w:rsidR="00E75838" w:rsidRPr="001F0710" w:rsidRDefault="00A71174" w:rsidP="00241BC3">
      <w:pPr>
        <w:spacing w:line="360" w:lineRule="auto"/>
        <w:rPr>
          <w:rFonts w:ascii="Times New Roman" w:hAnsi="Times New Roman" w:cs="Times New Roman"/>
          <w:color w:val="000000"/>
          <w:sz w:val="28"/>
          <w:szCs w:val="28"/>
        </w:rPr>
      </w:pPr>
      <w:r w:rsidRPr="001F0710">
        <w:rPr>
          <w:rFonts w:ascii="Times New Roman" w:hAnsi="Times New Roman" w:cs="Times New Roman"/>
          <w:color w:val="000000"/>
          <w:sz w:val="28"/>
          <w:szCs w:val="28"/>
        </w:rPr>
        <w:t xml:space="preserve">              </w:t>
      </w:r>
      <w:r w:rsidR="00751A22" w:rsidRPr="001F0710">
        <w:rPr>
          <w:rFonts w:ascii="Times New Roman" w:hAnsi="Times New Roman" w:cs="Times New Roman"/>
          <w:color w:val="000000"/>
          <w:sz w:val="28"/>
          <w:szCs w:val="28"/>
        </w:rPr>
        <w:t>4.2</w:t>
      </w:r>
      <w:r w:rsidR="00E75838" w:rsidRPr="001F0710">
        <w:rPr>
          <w:rFonts w:ascii="Times New Roman" w:hAnsi="Times New Roman" w:cs="Times New Roman"/>
          <w:color w:val="000000"/>
          <w:sz w:val="28"/>
          <w:szCs w:val="28"/>
        </w:rPr>
        <w:t xml:space="preserve">                                Select Algorithm Type                 </w:t>
      </w:r>
      <w:r w:rsidR="008879B5" w:rsidRPr="001F0710">
        <w:rPr>
          <w:rFonts w:ascii="Times New Roman" w:hAnsi="Times New Roman" w:cs="Times New Roman"/>
          <w:color w:val="000000"/>
          <w:sz w:val="28"/>
          <w:szCs w:val="28"/>
        </w:rPr>
        <w:t xml:space="preserve"> </w:t>
      </w:r>
      <w:r w:rsidR="00CA13C8" w:rsidRPr="00506C66">
        <w:rPr>
          <w:rFonts w:ascii="Times New Roman" w:hAnsi="Times New Roman" w:cs="Times New Roman"/>
          <w:color w:val="000000"/>
          <w:sz w:val="28"/>
          <w:szCs w:val="28"/>
        </w:rPr>
        <w:t xml:space="preserve">     </w:t>
      </w:r>
      <w:r w:rsidR="008879B5" w:rsidRPr="001F0710">
        <w:rPr>
          <w:rFonts w:ascii="Times New Roman" w:hAnsi="Times New Roman" w:cs="Times New Roman"/>
          <w:color w:val="000000"/>
          <w:sz w:val="28"/>
          <w:szCs w:val="28"/>
        </w:rPr>
        <w:t>42</w:t>
      </w:r>
    </w:p>
    <w:p w14:paraId="46257AD1" w14:textId="2961D3B3" w:rsidR="00E75838" w:rsidRPr="001F0710" w:rsidRDefault="001A53C6" w:rsidP="00241BC3">
      <w:pPr>
        <w:spacing w:line="360" w:lineRule="auto"/>
        <w:rPr>
          <w:rFonts w:ascii="Times New Roman" w:hAnsi="Times New Roman" w:cs="Times New Roman"/>
          <w:color w:val="000000"/>
          <w:sz w:val="28"/>
          <w:szCs w:val="28"/>
        </w:rPr>
      </w:pPr>
      <w:ins w:id="0" w:author="JATIN SINGH">
        <w:r w:rsidRPr="001F0710">
          <w:rPr>
            <w:rFonts w:ascii="Times New Roman" w:hAnsi="Times New Roman" w:cs="Times New Roman"/>
            <w:color w:val="000000"/>
            <w:sz w:val="28"/>
            <w:szCs w:val="28"/>
          </w:rPr>
          <w:t xml:space="preserve">              4.3                               </w:t>
        </w:r>
      </w:ins>
      <w:r w:rsidR="00D166F8" w:rsidRPr="001F0710">
        <w:rPr>
          <w:rFonts w:ascii="Times New Roman" w:hAnsi="Times New Roman" w:cs="Times New Roman"/>
          <w:color w:val="000000"/>
          <w:sz w:val="28"/>
          <w:szCs w:val="28"/>
        </w:rPr>
        <w:t xml:space="preserve">Select Algorithm for Searching    </w:t>
      </w:r>
      <w:r w:rsidR="00CA13C8" w:rsidRPr="00506C66">
        <w:rPr>
          <w:rFonts w:ascii="Times New Roman" w:hAnsi="Times New Roman" w:cs="Times New Roman"/>
          <w:color w:val="000000"/>
          <w:sz w:val="28"/>
          <w:szCs w:val="28"/>
        </w:rPr>
        <w:t xml:space="preserve">    </w:t>
      </w:r>
      <w:r w:rsidR="00D166F8" w:rsidRPr="00506C66">
        <w:rPr>
          <w:rFonts w:ascii="Times New Roman" w:hAnsi="Times New Roman" w:cs="Times New Roman"/>
          <w:color w:val="000000"/>
          <w:sz w:val="28"/>
          <w:szCs w:val="28"/>
        </w:rPr>
        <w:t xml:space="preserve">  </w:t>
      </w:r>
      <w:r w:rsidR="00D0456D">
        <w:rPr>
          <w:rFonts w:ascii="Times New Roman" w:hAnsi="Times New Roman" w:cs="Times New Roman"/>
          <w:color w:val="000000"/>
          <w:sz w:val="28"/>
          <w:szCs w:val="28"/>
        </w:rPr>
        <w:t xml:space="preserve"> </w:t>
      </w:r>
      <w:r w:rsidR="00D166F8" w:rsidRPr="001F0710">
        <w:rPr>
          <w:rFonts w:ascii="Times New Roman" w:hAnsi="Times New Roman" w:cs="Times New Roman"/>
          <w:color w:val="000000"/>
          <w:sz w:val="28"/>
          <w:szCs w:val="28"/>
        </w:rPr>
        <w:t>4</w:t>
      </w:r>
      <w:r w:rsidR="006915F7" w:rsidRPr="001F0710">
        <w:rPr>
          <w:rFonts w:ascii="Times New Roman" w:hAnsi="Times New Roman" w:cs="Times New Roman"/>
          <w:color w:val="000000"/>
          <w:sz w:val="28"/>
          <w:szCs w:val="28"/>
        </w:rPr>
        <w:t>2</w:t>
      </w:r>
    </w:p>
    <w:p w14:paraId="3F4126BE" w14:textId="5C24469C" w:rsidR="006915F7" w:rsidRPr="001F0710" w:rsidRDefault="001A53C6" w:rsidP="00241BC3">
      <w:pPr>
        <w:spacing w:line="360" w:lineRule="auto"/>
        <w:rPr>
          <w:rFonts w:ascii="Times New Roman" w:hAnsi="Times New Roman" w:cs="Times New Roman"/>
          <w:color w:val="000000"/>
          <w:sz w:val="28"/>
          <w:szCs w:val="28"/>
        </w:rPr>
      </w:pPr>
      <w:ins w:id="1" w:author="JATIN SINGH">
        <w:r w:rsidRPr="001F0710">
          <w:rPr>
            <w:rFonts w:ascii="Times New Roman" w:hAnsi="Times New Roman" w:cs="Times New Roman"/>
            <w:color w:val="000000"/>
            <w:sz w:val="28"/>
            <w:szCs w:val="28"/>
          </w:rPr>
          <w:t xml:space="preserve">              4.4                                </w:t>
        </w:r>
      </w:ins>
      <w:r w:rsidR="00F90125" w:rsidRPr="001F0710">
        <w:rPr>
          <w:rFonts w:ascii="Times New Roman" w:hAnsi="Times New Roman" w:cs="Times New Roman"/>
          <w:color w:val="000000"/>
          <w:sz w:val="28"/>
          <w:szCs w:val="28"/>
        </w:rPr>
        <w:t>Select Algorithm for Sortin</w:t>
      </w:r>
      <w:r w:rsidR="00D0456D">
        <w:rPr>
          <w:rFonts w:ascii="Times New Roman" w:hAnsi="Times New Roman" w:cs="Times New Roman"/>
          <w:color w:val="000000"/>
          <w:sz w:val="28"/>
          <w:szCs w:val="28"/>
        </w:rPr>
        <w:t>g</w:t>
      </w:r>
      <w:r w:rsidR="00F90125" w:rsidRPr="001F0710">
        <w:rPr>
          <w:rFonts w:ascii="Times New Roman" w:hAnsi="Times New Roman" w:cs="Times New Roman"/>
          <w:color w:val="000000"/>
          <w:sz w:val="28"/>
          <w:szCs w:val="28"/>
        </w:rPr>
        <w:t xml:space="preserve">         </w:t>
      </w:r>
      <w:r w:rsidR="00CA13C8" w:rsidRPr="00506C66">
        <w:rPr>
          <w:rFonts w:ascii="Times New Roman" w:hAnsi="Times New Roman" w:cs="Times New Roman"/>
          <w:color w:val="000000"/>
          <w:sz w:val="28"/>
          <w:szCs w:val="28"/>
        </w:rPr>
        <w:t xml:space="preserve">    </w:t>
      </w:r>
      <w:r w:rsidR="00506C66" w:rsidRPr="00506C66">
        <w:rPr>
          <w:rFonts w:ascii="Times New Roman" w:hAnsi="Times New Roman" w:cs="Times New Roman"/>
          <w:color w:val="000000"/>
          <w:sz w:val="28"/>
          <w:szCs w:val="28"/>
        </w:rPr>
        <w:t xml:space="preserve"> </w:t>
      </w:r>
      <w:r w:rsidR="00F90125" w:rsidRPr="00506C66">
        <w:rPr>
          <w:rFonts w:ascii="Times New Roman" w:hAnsi="Times New Roman" w:cs="Times New Roman"/>
          <w:color w:val="000000"/>
          <w:sz w:val="28"/>
          <w:szCs w:val="28"/>
        </w:rPr>
        <w:t xml:space="preserve"> </w:t>
      </w:r>
      <w:r w:rsidR="00F90125" w:rsidRPr="001F0710">
        <w:rPr>
          <w:rFonts w:ascii="Times New Roman" w:hAnsi="Times New Roman" w:cs="Times New Roman"/>
          <w:color w:val="000000"/>
          <w:sz w:val="28"/>
          <w:szCs w:val="28"/>
        </w:rPr>
        <w:t>43</w:t>
      </w:r>
    </w:p>
    <w:p w14:paraId="33E9A868" w14:textId="76B5C462" w:rsidR="00842AE5" w:rsidRPr="001F0710" w:rsidRDefault="001A53C6" w:rsidP="00241BC3">
      <w:pPr>
        <w:spacing w:line="360" w:lineRule="auto"/>
        <w:rPr>
          <w:rFonts w:ascii="Times New Roman" w:hAnsi="Times New Roman" w:cs="Times New Roman"/>
          <w:color w:val="000000"/>
          <w:sz w:val="28"/>
          <w:szCs w:val="28"/>
        </w:rPr>
      </w:pPr>
      <w:ins w:id="2" w:author="JATIN SINGH">
        <w:r w:rsidRPr="001F0710">
          <w:rPr>
            <w:rFonts w:ascii="Times New Roman" w:hAnsi="Times New Roman" w:cs="Times New Roman"/>
            <w:color w:val="000000"/>
            <w:sz w:val="28"/>
            <w:szCs w:val="28"/>
          </w:rPr>
          <w:t xml:space="preserve">              4.</w:t>
        </w:r>
      </w:ins>
      <w:r w:rsidR="00D0456D">
        <w:rPr>
          <w:rFonts w:ascii="Times New Roman" w:hAnsi="Times New Roman" w:cs="Times New Roman"/>
          <w:color w:val="000000"/>
          <w:sz w:val="28"/>
          <w:szCs w:val="28"/>
        </w:rPr>
        <w:t>5</w:t>
      </w:r>
      <w:r w:rsidR="00D0456D">
        <w:rPr>
          <w:rFonts w:ascii="Times New Roman" w:hAnsi="Times New Roman" w:cs="Times New Roman"/>
          <w:color w:val="000000"/>
          <w:sz w:val="28"/>
          <w:szCs w:val="28"/>
        </w:rPr>
        <w:tab/>
      </w:r>
      <w:r w:rsidR="00D0456D">
        <w:rPr>
          <w:rFonts w:ascii="Times New Roman" w:hAnsi="Times New Roman" w:cs="Times New Roman"/>
          <w:color w:val="000000"/>
          <w:sz w:val="28"/>
          <w:szCs w:val="28"/>
        </w:rPr>
        <w:tab/>
      </w:r>
      <w:r w:rsidR="00D0456D">
        <w:rPr>
          <w:rFonts w:ascii="Times New Roman" w:hAnsi="Times New Roman" w:cs="Times New Roman"/>
          <w:color w:val="000000"/>
          <w:sz w:val="28"/>
          <w:szCs w:val="28"/>
        </w:rPr>
        <w:tab/>
      </w:r>
      <w:r w:rsidR="00D0456D">
        <w:rPr>
          <w:rFonts w:ascii="Times New Roman" w:hAnsi="Times New Roman" w:cs="Times New Roman"/>
          <w:color w:val="000000"/>
          <w:sz w:val="28"/>
          <w:szCs w:val="28"/>
        </w:rPr>
        <w:tab/>
      </w:r>
      <w:r w:rsidR="004C4936" w:rsidRPr="001F0710">
        <w:rPr>
          <w:rFonts w:ascii="Times New Roman" w:hAnsi="Times New Roman" w:cs="Times New Roman"/>
          <w:color w:val="000000"/>
          <w:sz w:val="28"/>
          <w:szCs w:val="28"/>
        </w:rPr>
        <w:t xml:space="preserve">Select </w:t>
      </w:r>
      <w:proofErr w:type="gramStart"/>
      <w:r w:rsidR="004C4936" w:rsidRPr="001F0710">
        <w:rPr>
          <w:rFonts w:ascii="Times New Roman" w:hAnsi="Times New Roman" w:cs="Times New Roman"/>
          <w:color w:val="000000"/>
          <w:sz w:val="28"/>
          <w:szCs w:val="28"/>
        </w:rPr>
        <w:t>Algorithm</w:t>
      </w:r>
      <w:r w:rsidR="00AB74AE">
        <w:rPr>
          <w:rFonts w:ascii="Times New Roman" w:hAnsi="Times New Roman" w:cs="Times New Roman"/>
          <w:color w:val="000000"/>
          <w:sz w:val="28"/>
          <w:szCs w:val="28"/>
        </w:rPr>
        <w:t>(</w:t>
      </w:r>
      <w:proofErr w:type="gramEnd"/>
      <w:r w:rsidR="004C4936" w:rsidRPr="001F0710">
        <w:rPr>
          <w:rFonts w:ascii="Times New Roman" w:hAnsi="Times New Roman" w:cs="Times New Roman"/>
          <w:color w:val="000000"/>
          <w:sz w:val="28"/>
          <w:szCs w:val="28"/>
        </w:rPr>
        <w:t>Backtracking</w:t>
      </w:r>
      <w:r w:rsidR="00AB74AE">
        <w:rPr>
          <w:rFonts w:ascii="Times New Roman" w:hAnsi="Times New Roman" w:cs="Times New Roman"/>
          <w:color w:val="000000"/>
          <w:sz w:val="28"/>
          <w:szCs w:val="28"/>
        </w:rPr>
        <w:t>)</w:t>
      </w:r>
      <w:r w:rsidR="00FA468A" w:rsidRPr="001F0710">
        <w:rPr>
          <w:rFonts w:ascii="Times New Roman" w:hAnsi="Times New Roman" w:cs="Times New Roman"/>
          <w:color w:val="000000"/>
          <w:sz w:val="28"/>
          <w:szCs w:val="28"/>
        </w:rPr>
        <w:t xml:space="preserve"> </w:t>
      </w:r>
      <w:r w:rsidR="004C4936" w:rsidRPr="001F0710">
        <w:rPr>
          <w:rFonts w:ascii="Times New Roman" w:hAnsi="Times New Roman" w:cs="Times New Roman"/>
          <w:color w:val="000000"/>
          <w:sz w:val="28"/>
          <w:szCs w:val="28"/>
        </w:rPr>
        <w:t xml:space="preserve">  </w:t>
      </w:r>
      <w:r w:rsidR="00CA13C8" w:rsidRPr="00506C66">
        <w:rPr>
          <w:rFonts w:ascii="Times New Roman" w:hAnsi="Times New Roman" w:cs="Times New Roman"/>
          <w:color w:val="000000"/>
          <w:sz w:val="28"/>
          <w:szCs w:val="28"/>
        </w:rPr>
        <w:t xml:space="preserve">   </w:t>
      </w:r>
      <w:r w:rsidR="004C4936" w:rsidRPr="00506C66">
        <w:rPr>
          <w:rFonts w:ascii="Times New Roman" w:hAnsi="Times New Roman" w:cs="Times New Roman"/>
          <w:color w:val="000000"/>
          <w:sz w:val="28"/>
          <w:szCs w:val="28"/>
        </w:rPr>
        <w:t xml:space="preserve"> </w:t>
      </w:r>
      <w:r w:rsidR="004C4936" w:rsidRPr="001F0710">
        <w:rPr>
          <w:rFonts w:ascii="Times New Roman" w:hAnsi="Times New Roman" w:cs="Times New Roman"/>
          <w:color w:val="000000"/>
          <w:sz w:val="28"/>
          <w:szCs w:val="28"/>
        </w:rPr>
        <w:t>43</w:t>
      </w:r>
    </w:p>
    <w:p w14:paraId="1DF0881E" w14:textId="18E0BF1E" w:rsidR="00FA468A" w:rsidRPr="001F0710" w:rsidRDefault="00C529E0" w:rsidP="00241BC3">
      <w:pPr>
        <w:spacing w:line="360" w:lineRule="auto"/>
        <w:rPr>
          <w:rFonts w:ascii="Times New Roman" w:hAnsi="Times New Roman" w:cs="Times New Roman"/>
          <w:color w:val="000000"/>
          <w:sz w:val="28"/>
          <w:szCs w:val="28"/>
        </w:rPr>
      </w:pPr>
      <w:r w:rsidRPr="001F0710">
        <w:rPr>
          <w:rFonts w:ascii="Times New Roman" w:hAnsi="Times New Roman" w:cs="Times New Roman"/>
          <w:color w:val="000000"/>
          <w:sz w:val="28"/>
          <w:szCs w:val="28"/>
        </w:rPr>
        <w:t xml:space="preserve">              4.6                                </w:t>
      </w:r>
      <w:r w:rsidR="00DB33AA" w:rsidRPr="001F0710">
        <w:rPr>
          <w:rFonts w:ascii="Times New Roman" w:hAnsi="Times New Roman" w:cs="Times New Roman"/>
          <w:color w:val="000000"/>
          <w:sz w:val="28"/>
          <w:szCs w:val="28"/>
        </w:rPr>
        <w:t>General UI</w:t>
      </w:r>
      <w:r w:rsidR="00FA468A" w:rsidRPr="001F0710">
        <w:rPr>
          <w:rFonts w:ascii="Times New Roman" w:hAnsi="Times New Roman" w:cs="Times New Roman"/>
          <w:color w:val="000000"/>
          <w:sz w:val="28"/>
          <w:szCs w:val="28"/>
        </w:rPr>
        <w:t xml:space="preserve">                                    </w:t>
      </w:r>
      <w:r w:rsidR="00CA13C8" w:rsidRPr="00506C66">
        <w:rPr>
          <w:rFonts w:ascii="Times New Roman" w:hAnsi="Times New Roman" w:cs="Times New Roman"/>
          <w:color w:val="000000"/>
          <w:sz w:val="28"/>
          <w:szCs w:val="28"/>
        </w:rPr>
        <w:t xml:space="preserve">  </w:t>
      </w:r>
      <w:r w:rsidR="00506C66" w:rsidRPr="00506C66">
        <w:rPr>
          <w:rFonts w:ascii="Times New Roman" w:hAnsi="Times New Roman" w:cs="Times New Roman"/>
          <w:color w:val="000000"/>
          <w:sz w:val="28"/>
          <w:szCs w:val="28"/>
        </w:rPr>
        <w:t xml:space="preserve"> </w:t>
      </w:r>
      <w:r w:rsidR="00FA468A" w:rsidRPr="00506C66">
        <w:rPr>
          <w:rFonts w:ascii="Times New Roman" w:hAnsi="Times New Roman" w:cs="Times New Roman"/>
          <w:color w:val="000000"/>
          <w:sz w:val="28"/>
          <w:szCs w:val="28"/>
        </w:rPr>
        <w:t xml:space="preserve">  </w:t>
      </w:r>
      <w:r w:rsidR="00D0456D">
        <w:rPr>
          <w:rFonts w:ascii="Times New Roman" w:hAnsi="Times New Roman" w:cs="Times New Roman"/>
          <w:color w:val="000000"/>
          <w:sz w:val="28"/>
          <w:szCs w:val="28"/>
        </w:rPr>
        <w:t xml:space="preserve"> </w:t>
      </w:r>
      <w:r w:rsidR="00FA468A" w:rsidRPr="001F0710">
        <w:rPr>
          <w:rFonts w:ascii="Times New Roman" w:hAnsi="Times New Roman" w:cs="Times New Roman"/>
          <w:color w:val="000000"/>
          <w:sz w:val="28"/>
          <w:szCs w:val="28"/>
        </w:rPr>
        <w:t>44</w:t>
      </w:r>
    </w:p>
    <w:p w14:paraId="7A74B3DC" w14:textId="278AF4DE" w:rsidR="00DF677C" w:rsidRPr="001F0710" w:rsidRDefault="00FA468A" w:rsidP="00241BC3">
      <w:pPr>
        <w:spacing w:line="360" w:lineRule="auto"/>
        <w:rPr>
          <w:rFonts w:ascii="Times New Roman" w:hAnsi="Times New Roman" w:cs="Times New Roman"/>
          <w:color w:val="000000"/>
          <w:sz w:val="28"/>
          <w:szCs w:val="28"/>
        </w:rPr>
      </w:pPr>
      <w:r w:rsidRPr="001F0710">
        <w:rPr>
          <w:rFonts w:ascii="Times New Roman" w:hAnsi="Times New Roman" w:cs="Times New Roman"/>
          <w:color w:val="000000"/>
          <w:sz w:val="28"/>
          <w:szCs w:val="28"/>
        </w:rPr>
        <w:t xml:space="preserve">              4.7</w:t>
      </w:r>
      <w:r w:rsidR="00DF677C" w:rsidRPr="001F0710">
        <w:rPr>
          <w:rFonts w:ascii="Times New Roman" w:hAnsi="Times New Roman" w:cs="Times New Roman"/>
          <w:color w:val="000000"/>
          <w:sz w:val="28"/>
          <w:szCs w:val="28"/>
        </w:rPr>
        <w:t xml:space="preserve">                                General UI(</w:t>
      </w:r>
      <w:proofErr w:type="gramStart"/>
      <w:r w:rsidR="00DF677C" w:rsidRPr="001F0710">
        <w:rPr>
          <w:rFonts w:ascii="Times New Roman" w:hAnsi="Times New Roman" w:cs="Times New Roman"/>
          <w:color w:val="000000"/>
          <w:sz w:val="28"/>
          <w:szCs w:val="28"/>
        </w:rPr>
        <w:t xml:space="preserve">Solution)   </w:t>
      </w:r>
      <w:proofErr w:type="gramEnd"/>
      <w:r w:rsidR="00DF677C" w:rsidRPr="001F0710">
        <w:rPr>
          <w:rFonts w:ascii="Times New Roman" w:hAnsi="Times New Roman" w:cs="Times New Roman"/>
          <w:color w:val="000000"/>
          <w:sz w:val="28"/>
          <w:szCs w:val="28"/>
        </w:rPr>
        <w:t xml:space="preserve">                       44</w:t>
      </w:r>
    </w:p>
    <w:p w14:paraId="6FE67150" w14:textId="22A82472" w:rsidR="00516EDD" w:rsidRPr="001F0710" w:rsidRDefault="00F4545E" w:rsidP="00241BC3">
      <w:pPr>
        <w:spacing w:line="360" w:lineRule="auto"/>
        <w:rPr>
          <w:rFonts w:ascii="Times New Roman" w:hAnsi="Times New Roman" w:cs="Times New Roman"/>
          <w:color w:val="000000"/>
          <w:sz w:val="28"/>
          <w:szCs w:val="28"/>
        </w:rPr>
      </w:pPr>
      <w:r w:rsidRPr="001F0710">
        <w:rPr>
          <w:rFonts w:ascii="Times New Roman" w:hAnsi="Times New Roman" w:cs="Times New Roman"/>
          <w:color w:val="000000"/>
          <w:sz w:val="28"/>
          <w:szCs w:val="28"/>
        </w:rPr>
        <w:t xml:space="preserve">              4.8                                Cust</w:t>
      </w:r>
      <w:r w:rsidR="0009454C" w:rsidRPr="001F0710">
        <w:rPr>
          <w:rFonts w:ascii="Times New Roman" w:hAnsi="Times New Roman" w:cs="Times New Roman"/>
          <w:color w:val="000000"/>
          <w:sz w:val="28"/>
          <w:szCs w:val="28"/>
        </w:rPr>
        <w:t>omized UI f</w:t>
      </w:r>
      <w:r w:rsidR="00516EDD" w:rsidRPr="001F0710">
        <w:rPr>
          <w:rFonts w:ascii="Times New Roman" w:hAnsi="Times New Roman" w:cs="Times New Roman"/>
          <w:color w:val="000000"/>
          <w:sz w:val="28"/>
          <w:szCs w:val="28"/>
        </w:rPr>
        <w:t>o</w:t>
      </w:r>
      <w:r w:rsidR="0009454C" w:rsidRPr="001F0710">
        <w:rPr>
          <w:rFonts w:ascii="Times New Roman" w:hAnsi="Times New Roman" w:cs="Times New Roman"/>
          <w:color w:val="000000"/>
          <w:sz w:val="28"/>
          <w:szCs w:val="28"/>
        </w:rPr>
        <w:t xml:space="preserve">r Sorting                </w:t>
      </w:r>
      <w:r w:rsidR="00D0456D">
        <w:rPr>
          <w:rFonts w:ascii="Times New Roman" w:hAnsi="Times New Roman" w:cs="Times New Roman"/>
          <w:color w:val="000000"/>
          <w:sz w:val="28"/>
          <w:szCs w:val="28"/>
        </w:rPr>
        <w:t xml:space="preserve"> </w:t>
      </w:r>
      <w:r w:rsidR="0009454C" w:rsidRPr="001F0710">
        <w:rPr>
          <w:rFonts w:ascii="Times New Roman" w:hAnsi="Times New Roman" w:cs="Times New Roman"/>
          <w:color w:val="000000"/>
          <w:sz w:val="28"/>
          <w:szCs w:val="28"/>
        </w:rPr>
        <w:t xml:space="preserve"> 45</w:t>
      </w:r>
    </w:p>
    <w:p w14:paraId="4B015BD8" w14:textId="30F05043" w:rsidR="008D6236" w:rsidRPr="001F0710" w:rsidRDefault="00516EDD" w:rsidP="00241BC3">
      <w:pPr>
        <w:spacing w:line="360" w:lineRule="auto"/>
        <w:rPr>
          <w:rFonts w:ascii="Times New Roman" w:hAnsi="Times New Roman" w:cs="Times New Roman"/>
          <w:color w:val="000000"/>
          <w:sz w:val="28"/>
          <w:szCs w:val="28"/>
        </w:rPr>
      </w:pPr>
      <w:r w:rsidRPr="001F0710">
        <w:rPr>
          <w:rFonts w:ascii="Times New Roman" w:hAnsi="Times New Roman" w:cs="Times New Roman"/>
          <w:color w:val="000000"/>
          <w:sz w:val="28"/>
          <w:szCs w:val="28"/>
        </w:rPr>
        <w:t xml:space="preserve">              4.9                                Customized UI(</w:t>
      </w:r>
      <w:proofErr w:type="gramStart"/>
      <w:r w:rsidRPr="001F0710">
        <w:rPr>
          <w:rFonts w:ascii="Times New Roman" w:hAnsi="Times New Roman" w:cs="Times New Roman"/>
          <w:color w:val="000000"/>
          <w:sz w:val="28"/>
          <w:szCs w:val="28"/>
        </w:rPr>
        <w:t xml:space="preserve">Solution) </w:t>
      </w:r>
      <w:r w:rsidR="00DF677C" w:rsidRPr="001F0710">
        <w:rPr>
          <w:rFonts w:ascii="Times New Roman" w:hAnsi="Times New Roman" w:cs="Times New Roman"/>
          <w:color w:val="000000"/>
          <w:sz w:val="28"/>
          <w:szCs w:val="28"/>
        </w:rPr>
        <w:t xml:space="preserve"> </w:t>
      </w:r>
      <w:r w:rsidRPr="001F0710">
        <w:rPr>
          <w:rFonts w:ascii="Times New Roman" w:hAnsi="Times New Roman" w:cs="Times New Roman"/>
          <w:color w:val="000000"/>
          <w:sz w:val="28"/>
          <w:szCs w:val="28"/>
        </w:rPr>
        <w:t xml:space="preserve"> </w:t>
      </w:r>
      <w:proofErr w:type="gramEnd"/>
      <w:r w:rsidRPr="001F0710">
        <w:rPr>
          <w:rFonts w:ascii="Times New Roman" w:hAnsi="Times New Roman" w:cs="Times New Roman"/>
          <w:color w:val="000000"/>
          <w:sz w:val="28"/>
          <w:szCs w:val="28"/>
        </w:rPr>
        <w:t xml:space="preserve">                </w:t>
      </w:r>
      <w:r w:rsidR="00D0456D">
        <w:rPr>
          <w:rFonts w:ascii="Times New Roman" w:hAnsi="Times New Roman" w:cs="Times New Roman"/>
          <w:color w:val="000000"/>
          <w:sz w:val="28"/>
          <w:szCs w:val="28"/>
        </w:rPr>
        <w:t xml:space="preserve"> </w:t>
      </w:r>
      <w:r w:rsidRPr="001F0710">
        <w:rPr>
          <w:rFonts w:ascii="Times New Roman" w:hAnsi="Times New Roman" w:cs="Times New Roman"/>
          <w:color w:val="000000"/>
          <w:sz w:val="28"/>
          <w:szCs w:val="28"/>
        </w:rPr>
        <w:t>45</w:t>
      </w:r>
    </w:p>
    <w:p w14:paraId="3313160F" w14:textId="67AB47D9" w:rsidR="00842AE5" w:rsidRPr="001F0710" w:rsidRDefault="00C628D9" w:rsidP="00241BC3">
      <w:pPr>
        <w:spacing w:line="360" w:lineRule="auto"/>
        <w:rPr>
          <w:rFonts w:ascii="Times New Roman" w:hAnsi="Times New Roman" w:cs="Times New Roman"/>
          <w:color w:val="000000"/>
          <w:sz w:val="28"/>
          <w:szCs w:val="28"/>
        </w:rPr>
      </w:pPr>
      <w:r w:rsidRPr="00506C66">
        <w:rPr>
          <w:rFonts w:ascii="Times New Roman" w:hAnsi="Times New Roman" w:cs="Times New Roman"/>
          <w:color w:val="000000"/>
          <w:sz w:val="28"/>
          <w:szCs w:val="28"/>
        </w:rPr>
        <w:t xml:space="preserve">              4.10                              </w:t>
      </w:r>
      <w:r>
        <w:rPr>
          <w:color w:val="000000"/>
          <w:sz w:val="28"/>
          <w:szCs w:val="28"/>
        </w:rPr>
        <w:t xml:space="preserve">   </w:t>
      </w:r>
      <w:r w:rsidR="00241BC3">
        <w:rPr>
          <w:color w:val="000000"/>
          <w:sz w:val="28"/>
          <w:szCs w:val="28"/>
        </w:rPr>
        <w:t xml:space="preserve">  </w:t>
      </w:r>
      <w:r w:rsidR="004B3681" w:rsidRPr="00506C66">
        <w:rPr>
          <w:rFonts w:ascii="Times New Roman" w:hAnsi="Times New Roman" w:cs="Times New Roman"/>
          <w:color w:val="000000"/>
          <w:sz w:val="28"/>
          <w:szCs w:val="28"/>
        </w:rPr>
        <w:t>Solution of N-queen</w:t>
      </w:r>
      <w:r w:rsidRPr="00506C66">
        <w:rPr>
          <w:rFonts w:ascii="Times New Roman" w:hAnsi="Times New Roman" w:cs="Times New Roman"/>
          <w:color w:val="000000"/>
          <w:sz w:val="28"/>
          <w:szCs w:val="28"/>
        </w:rPr>
        <w:t xml:space="preserve">   </w:t>
      </w:r>
      <w:r w:rsidR="004B3681" w:rsidRPr="00506C66">
        <w:rPr>
          <w:rFonts w:ascii="Times New Roman" w:hAnsi="Times New Roman" w:cs="Times New Roman"/>
          <w:color w:val="000000"/>
          <w:sz w:val="28"/>
          <w:szCs w:val="28"/>
        </w:rPr>
        <w:t xml:space="preserve">                     46</w:t>
      </w:r>
      <w:r>
        <w:rPr>
          <w:color w:val="000000"/>
          <w:sz w:val="28"/>
          <w:szCs w:val="28"/>
        </w:rPr>
        <w:t xml:space="preserve"> </w:t>
      </w:r>
      <w:r w:rsidR="00842AE5">
        <w:rPr>
          <w:color w:val="000000"/>
          <w:sz w:val="28"/>
          <w:szCs w:val="28"/>
        </w:rPr>
        <w:br w:type="page"/>
      </w:r>
    </w:p>
    <w:p w14:paraId="1130262C" w14:textId="77777777" w:rsidR="00B7137F" w:rsidRPr="001F0710" w:rsidRDefault="00B7137F">
      <w:pPr>
        <w:rPr>
          <w:rFonts w:ascii="Times New Roman" w:hAnsi="Times New Roman" w:cs="Times New Roman"/>
          <w:color w:val="000000"/>
          <w:sz w:val="28"/>
          <w:szCs w:val="28"/>
        </w:rPr>
      </w:pPr>
    </w:p>
    <w:p w14:paraId="52CA6313" w14:textId="78936B0E" w:rsidR="00B7137F" w:rsidRPr="001F0710" w:rsidRDefault="00B7137F" w:rsidP="00B7137F">
      <w:pPr>
        <w:pStyle w:val="NormalWeb"/>
        <w:spacing w:before="195" w:beforeAutospacing="0" w:after="0" w:afterAutospacing="0" w:line="360" w:lineRule="auto"/>
        <w:ind w:left="761" w:right="643" w:firstLine="5"/>
        <w:jc w:val="center"/>
        <w:rPr>
          <w:b/>
          <w:bCs/>
          <w:color w:val="000000"/>
          <w:sz w:val="44"/>
          <w:szCs w:val="44"/>
        </w:rPr>
      </w:pPr>
      <w:r w:rsidRPr="001F0710">
        <w:rPr>
          <w:b/>
          <w:bCs/>
          <w:color w:val="000000"/>
          <w:sz w:val="44"/>
          <w:szCs w:val="44"/>
        </w:rPr>
        <w:t>List of Tables</w:t>
      </w:r>
    </w:p>
    <w:p w14:paraId="71CAC67A" w14:textId="063F3A6F" w:rsidR="00B7137F" w:rsidRPr="001F0710" w:rsidRDefault="00B7137F" w:rsidP="00B7137F">
      <w:pPr>
        <w:pStyle w:val="NormalWeb"/>
        <w:spacing w:before="195" w:beforeAutospacing="0" w:after="0" w:afterAutospacing="0" w:line="360" w:lineRule="auto"/>
        <w:ind w:left="761" w:right="643" w:firstLine="5"/>
        <w:rPr>
          <w:b/>
          <w:bCs/>
          <w:color w:val="000000"/>
          <w:sz w:val="32"/>
          <w:szCs w:val="32"/>
        </w:rPr>
      </w:pPr>
      <w:proofErr w:type="spellStart"/>
      <w:proofErr w:type="gramStart"/>
      <w:r w:rsidRPr="001F0710">
        <w:rPr>
          <w:b/>
          <w:bCs/>
          <w:color w:val="000000"/>
          <w:sz w:val="32"/>
          <w:szCs w:val="32"/>
        </w:rPr>
        <w:t>Sr.No</w:t>
      </w:r>
      <w:proofErr w:type="spellEnd"/>
      <w:proofErr w:type="gramEnd"/>
      <w:r w:rsidRPr="001F0710">
        <w:rPr>
          <w:b/>
          <w:bCs/>
          <w:color w:val="000000"/>
          <w:sz w:val="32"/>
          <w:szCs w:val="32"/>
        </w:rPr>
        <w:t xml:space="preserve">                               Name                              Page No</w:t>
      </w:r>
    </w:p>
    <w:p w14:paraId="42B169E6" w14:textId="6AD6FCB5" w:rsidR="00B7137F" w:rsidRPr="001F0710" w:rsidRDefault="00B7137F" w:rsidP="00B7137F">
      <w:pPr>
        <w:pStyle w:val="NormalWeb"/>
        <w:spacing w:before="195" w:beforeAutospacing="0" w:after="0" w:afterAutospacing="0" w:line="360" w:lineRule="auto"/>
        <w:ind w:left="761" w:right="643" w:firstLine="5"/>
        <w:rPr>
          <w:color w:val="000000"/>
          <w:sz w:val="32"/>
          <w:szCs w:val="32"/>
        </w:rPr>
      </w:pPr>
      <w:r w:rsidRPr="001F0710">
        <w:rPr>
          <w:color w:val="000000"/>
          <w:sz w:val="32"/>
          <w:szCs w:val="32"/>
        </w:rPr>
        <w:t xml:space="preserve">2.1                    Literature Survey Table                       </w:t>
      </w:r>
      <w:r w:rsidR="006719C7" w:rsidRPr="001F0710">
        <w:rPr>
          <w:color w:val="000000"/>
          <w:sz w:val="32"/>
          <w:szCs w:val="32"/>
        </w:rPr>
        <w:t>17</w:t>
      </w:r>
    </w:p>
    <w:p w14:paraId="57438B09" w14:textId="77777777" w:rsidR="00B7137F" w:rsidRPr="001F0710" w:rsidRDefault="00B7137F">
      <w:pPr>
        <w:rPr>
          <w:rFonts w:ascii="Times New Roman" w:eastAsia="Times New Roman" w:hAnsi="Times New Roman" w:cs="Times New Roman"/>
          <w:b/>
          <w:bCs/>
          <w:color w:val="000000"/>
          <w:sz w:val="44"/>
          <w:szCs w:val="44"/>
          <w:lang w:eastAsia="en-IN"/>
        </w:rPr>
      </w:pPr>
      <w:r w:rsidRPr="001F0710">
        <w:rPr>
          <w:rFonts w:ascii="Times New Roman" w:hAnsi="Times New Roman" w:cs="Times New Roman"/>
          <w:b/>
          <w:bCs/>
          <w:color w:val="000000"/>
          <w:sz w:val="44"/>
          <w:szCs w:val="44"/>
        </w:rPr>
        <w:br w:type="page"/>
      </w:r>
    </w:p>
    <w:p w14:paraId="4EB55D7E" w14:textId="77777777" w:rsidR="00B7137F" w:rsidRPr="001F0710" w:rsidRDefault="00B7137F" w:rsidP="00B7137F">
      <w:pPr>
        <w:pStyle w:val="NormalWeb"/>
        <w:spacing w:before="195" w:after="0" w:line="360" w:lineRule="auto"/>
        <w:ind w:left="761" w:right="643" w:firstLine="5"/>
        <w:jc w:val="center"/>
        <w:rPr>
          <w:b/>
          <w:bCs/>
          <w:color w:val="000000"/>
          <w:sz w:val="40"/>
          <w:szCs w:val="40"/>
        </w:rPr>
      </w:pPr>
      <w:r w:rsidRPr="001F0710">
        <w:rPr>
          <w:b/>
          <w:bCs/>
          <w:color w:val="000000"/>
          <w:sz w:val="40"/>
          <w:szCs w:val="40"/>
        </w:rPr>
        <w:lastRenderedPageBreak/>
        <w:t>List of Symbols</w:t>
      </w:r>
    </w:p>
    <w:p w14:paraId="1ED08643" w14:textId="77777777" w:rsidR="00B7137F" w:rsidRPr="001F0710" w:rsidRDefault="00B7137F" w:rsidP="00B7137F">
      <w:pPr>
        <w:pStyle w:val="NormalWeb"/>
        <w:spacing w:before="195" w:after="0" w:line="360" w:lineRule="auto"/>
        <w:ind w:left="761" w:right="643" w:firstLine="5"/>
        <w:rPr>
          <w:color w:val="000000"/>
          <w:sz w:val="28"/>
          <w:szCs w:val="28"/>
        </w:rPr>
      </w:pPr>
    </w:p>
    <w:p w14:paraId="40BB89DD" w14:textId="12E5A68E" w:rsidR="00B7137F" w:rsidRPr="001F0710" w:rsidRDefault="00B7137F" w:rsidP="00B7137F">
      <w:pPr>
        <w:pStyle w:val="NormalWeb"/>
        <w:spacing w:before="195" w:after="0" w:line="360" w:lineRule="auto"/>
        <w:ind w:left="761" w:right="643" w:firstLine="5"/>
        <w:rPr>
          <w:color w:val="000000"/>
          <w:sz w:val="28"/>
          <w:szCs w:val="28"/>
        </w:rPr>
      </w:pPr>
      <w:proofErr w:type="gramStart"/>
      <w:r w:rsidRPr="001F0710">
        <w:rPr>
          <w:color w:val="000000"/>
          <w:sz w:val="28"/>
          <w:szCs w:val="28"/>
        </w:rPr>
        <w:t xml:space="preserve">( </w:t>
      </w:r>
      <w:r w:rsidR="0028324D" w:rsidRPr="001F0710">
        <w:rPr>
          <w:color w:val="000000"/>
          <w:sz w:val="28"/>
          <w:szCs w:val="28"/>
        </w:rPr>
        <w:t xml:space="preserve"> </w:t>
      </w:r>
      <w:proofErr w:type="gramEnd"/>
      <w:r w:rsidR="0028324D" w:rsidRPr="001F0710">
        <w:rPr>
          <w:color w:val="000000"/>
          <w:sz w:val="28"/>
          <w:szCs w:val="28"/>
        </w:rPr>
        <w:t xml:space="preserve">        </w:t>
      </w:r>
      <w:r w:rsidRPr="001F0710">
        <w:rPr>
          <w:color w:val="000000"/>
          <w:sz w:val="28"/>
          <w:szCs w:val="28"/>
        </w:rPr>
        <w:tab/>
      </w:r>
      <w:r w:rsidRPr="001F0710">
        <w:rPr>
          <w:color w:val="000000"/>
          <w:sz w:val="28"/>
          <w:szCs w:val="28"/>
        </w:rPr>
        <w:t>Round open Bracket</w:t>
      </w:r>
    </w:p>
    <w:p w14:paraId="75A4AEBC" w14:textId="59B7D931" w:rsidR="00B7137F" w:rsidRPr="001F0710" w:rsidRDefault="00B7137F" w:rsidP="00B7137F">
      <w:pPr>
        <w:pStyle w:val="NormalWeb"/>
        <w:spacing w:before="195" w:after="0" w:line="360" w:lineRule="auto"/>
        <w:ind w:left="761" w:right="643" w:firstLine="5"/>
        <w:rPr>
          <w:color w:val="000000"/>
          <w:sz w:val="28"/>
          <w:szCs w:val="28"/>
        </w:rPr>
      </w:pPr>
      <w:r w:rsidRPr="001F0710">
        <w:rPr>
          <w:color w:val="000000"/>
          <w:sz w:val="28"/>
          <w:szCs w:val="28"/>
        </w:rPr>
        <w:t xml:space="preserve">) </w:t>
      </w:r>
      <w:r w:rsidRPr="001F0710">
        <w:rPr>
          <w:color w:val="000000"/>
          <w:sz w:val="28"/>
          <w:szCs w:val="28"/>
        </w:rPr>
        <w:tab/>
      </w:r>
      <w:r w:rsidRPr="001F0710">
        <w:rPr>
          <w:color w:val="000000"/>
          <w:sz w:val="28"/>
          <w:szCs w:val="28"/>
        </w:rPr>
        <w:tab/>
      </w:r>
      <w:r w:rsidRPr="001F0710">
        <w:rPr>
          <w:color w:val="000000"/>
          <w:sz w:val="28"/>
          <w:szCs w:val="28"/>
        </w:rPr>
        <w:t>Round closed Bracket</w:t>
      </w:r>
    </w:p>
    <w:p w14:paraId="49D05F21" w14:textId="066EDAD0" w:rsidR="00B7137F" w:rsidRPr="001F0710" w:rsidRDefault="00B7137F" w:rsidP="00B7137F">
      <w:pPr>
        <w:pStyle w:val="NormalWeb"/>
        <w:spacing w:before="195" w:after="0" w:line="360" w:lineRule="auto"/>
        <w:ind w:left="761" w:right="643" w:firstLine="5"/>
        <w:rPr>
          <w:color w:val="000000"/>
          <w:sz w:val="28"/>
          <w:szCs w:val="28"/>
        </w:rPr>
      </w:pPr>
      <w:r w:rsidRPr="001F0710">
        <w:rPr>
          <w:color w:val="000000"/>
          <w:sz w:val="28"/>
          <w:szCs w:val="28"/>
        </w:rPr>
        <w:t xml:space="preserve">[ </w:t>
      </w:r>
      <w:r w:rsidRPr="001F0710">
        <w:rPr>
          <w:color w:val="000000"/>
          <w:sz w:val="28"/>
          <w:szCs w:val="28"/>
        </w:rPr>
        <w:tab/>
      </w:r>
      <w:r w:rsidRPr="001F0710">
        <w:rPr>
          <w:color w:val="000000"/>
          <w:sz w:val="28"/>
          <w:szCs w:val="28"/>
        </w:rPr>
        <w:tab/>
      </w:r>
      <w:r w:rsidRPr="001F0710">
        <w:rPr>
          <w:color w:val="000000"/>
          <w:sz w:val="28"/>
          <w:szCs w:val="28"/>
        </w:rPr>
        <w:t>Square open Bracket</w:t>
      </w:r>
    </w:p>
    <w:p w14:paraId="59DE4024" w14:textId="05479300" w:rsidR="00B7137F" w:rsidRPr="001F0710" w:rsidRDefault="00B7137F" w:rsidP="00B7137F">
      <w:pPr>
        <w:pStyle w:val="NormalWeb"/>
        <w:spacing w:before="195" w:after="0" w:line="360" w:lineRule="auto"/>
        <w:ind w:left="761" w:right="643" w:firstLine="5"/>
        <w:rPr>
          <w:color w:val="000000"/>
          <w:sz w:val="28"/>
          <w:szCs w:val="28"/>
        </w:rPr>
      </w:pPr>
      <w:r w:rsidRPr="001F0710">
        <w:rPr>
          <w:color w:val="000000"/>
          <w:sz w:val="28"/>
          <w:szCs w:val="28"/>
        </w:rPr>
        <w:t xml:space="preserve">] </w:t>
      </w:r>
      <w:r w:rsidRPr="001F0710">
        <w:rPr>
          <w:color w:val="000000"/>
          <w:sz w:val="28"/>
          <w:szCs w:val="28"/>
        </w:rPr>
        <w:tab/>
      </w:r>
      <w:r w:rsidRPr="001F0710">
        <w:rPr>
          <w:color w:val="000000"/>
          <w:sz w:val="28"/>
          <w:szCs w:val="28"/>
        </w:rPr>
        <w:tab/>
      </w:r>
      <w:r w:rsidRPr="001F0710">
        <w:rPr>
          <w:color w:val="000000"/>
          <w:sz w:val="28"/>
          <w:szCs w:val="28"/>
        </w:rPr>
        <w:t>Square closed Bracket</w:t>
      </w:r>
    </w:p>
    <w:p w14:paraId="3E4F8609" w14:textId="7C0A4059" w:rsidR="00B7137F" w:rsidRPr="001F0710" w:rsidRDefault="00B7137F" w:rsidP="00B7137F">
      <w:pPr>
        <w:pStyle w:val="NormalWeb"/>
        <w:spacing w:before="195" w:after="0" w:line="360" w:lineRule="auto"/>
        <w:ind w:left="761" w:right="643" w:firstLine="5"/>
        <w:rPr>
          <w:color w:val="000000"/>
          <w:sz w:val="28"/>
          <w:szCs w:val="28"/>
        </w:rPr>
      </w:pPr>
      <w:r w:rsidRPr="001F0710">
        <w:rPr>
          <w:color w:val="000000"/>
          <w:sz w:val="28"/>
          <w:szCs w:val="28"/>
        </w:rPr>
        <w:t xml:space="preserve">- </w:t>
      </w:r>
      <w:r w:rsidRPr="001F0710">
        <w:rPr>
          <w:color w:val="000000"/>
          <w:sz w:val="28"/>
          <w:szCs w:val="28"/>
        </w:rPr>
        <w:tab/>
      </w:r>
      <w:r w:rsidRPr="001F0710">
        <w:rPr>
          <w:color w:val="000000"/>
          <w:sz w:val="28"/>
          <w:szCs w:val="28"/>
        </w:rPr>
        <w:tab/>
      </w:r>
      <w:r w:rsidRPr="001F0710">
        <w:rPr>
          <w:color w:val="000000"/>
          <w:sz w:val="28"/>
          <w:szCs w:val="28"/>
        </w:rPr>
        <w:t>Subtraction</w:t>
      </w:r>
    </w:p>
    <w:p w14:paraId="0BD5E2C3" w14:textId="139A424F" w:rsidR="00B7137F" w:rsidRPr="001F0710" w:rsidRDefault="00B7137F" w:rsidP="00B7137F">
      <w:pPr>
        <w:pStyle w:val="NormalWeb"/>
        <w:spacing w:before="195" w:after="0" w:line="360" w:lineRule="auto"/>
        <w:ind w:left="761" w:right="643" w:firstLine="5"/>
        <w:rPr>
          <w:color w:val="000000"/>
          <w:sz w:val="28"/>
          <w:szCs w:val="28"/>
        </w:rPr>
      </w:pPr>
      <w:r w:rsidRPr="001F0710">
        <w:rPr>
          <w:color w:val="000000"/>
          <w:sz w:val="28"/>
          <w:szCs w:val="28"/>
        </w:rPr>
        <w:t xml:space="preserve">+ </w:t>
      </w:r>
      <w:r w:rsidRPr="001F0710">
        <w:rPr>
          <w:color w:val="000000"/>
          <w:sz w:val="28"/>
          <w:szCs w:val="28"/>
        </w:rPr>
        <w:tab/>
      </w:r>
      <w:r w:rsidRPr="001F0710">
        <w:rPr>
          <w:color w:val="000000"/>
          <w:sz w:val="28"/>
          <w:szCs w:val="28"/>
        </w:rPr>
        <w:tab/>
      </w:r>
      <w:r w:rsidRPr="001F0710">
        <w:rPr>
          <w:color w:val="000000"/>
          <w:sz w:val="28"/>
          <w:szCs w:val="28"/>
        </w:rPr>
        <w:t>Addition</w:t>
      </w:r>
    </w:p>
    <w:p w14:paraId="2768FE00" w14:textId="1F7EFF6C" w:rsidR="00B7137F" w:rsidRPr="001F0710" w:rsidRDefault="00B7137F" w:rsidP="00B7137F">
      <w:pPr>
        <w:pStyle w:val="NormalWeb"/>
        <w:spacing w:before="195" w:after="0" w:line="360" w:lineRule="auto"/>
        <w:ind w:left="761" w:right="643" w:firstLine="5"/>
        <w:rPr>
          <w:color w:val="000000"/>
          <w:sz w:val="28"/>
          <w:szCs w:val="28"/>
        </w:rPr>
      </w:pPr>
      <w:r w:rsidRPr="001F0710">
        <w:rPr>
          <w:color w:val="000000"/>
          <w:sz w:val="28"/>
          <w:szCs w:val="28"/>
        </w:rPr>
        <w:t xml:space="preserve">/ </w:t>
      </w:r>
      <w:r w:rsidRPr="001F0710">
        <w:rPr>
          <w:color w:val="000000"/>
          <w:sz w:val="28"/>
          <w:szCs w:val="28"/>
        </w:rPr>
        <w:tab/>
      </w:r>
      <w:r w:rsidRPr="001F0710">
        <w:rPr>
          <w:color w:val="000000"/>
          <w:sz w:val="28"/>
          <w:szCs w:val="28"/>
        </w:rPr>
        <w:tab/>
      </w:r>
      <w:r w:rsidRPr="001F0710">
        <w:rPr>
          <w:color w:val="000000"/>
          <w:sz w:val="28"/>
          <w:szCs w:val="28"/>
        </w:rPr>
        <w:t>Division</w:t>
      </w:r>
    </w:p>
    <w:p w14:paraId="01E51175" w14:textId="7F8CA1DC" w:rsidR="00B7137F" w:rsidRPr="001F0710" w:rsidRDefault="00B7137F" w:rsidP="00B7137F">
      <w:pPr>
        <w:pStyle w:val="NormalWeb"/>
        <w:spacing w:before="195" w:after="0" w:line="360" w:lineRule="auto"/>
        <w:ind w:left="761" w:right="643" w:firstLine="5"/>
        <w:rPr>
          <w:color w:val="000000"/>
          <w:sz w:val="28"/>
          <w:szCs w:val="28"/>
        </w:rPr>
      </w:pPr>
      <w:r w:rsidRPr="001F0710">
        <w:rPr>
          <w:color w:val="000000"/>
          <w:sz w:val="28"/>
          <w:szCs w:val="28"/>
        </w:rPr>
        <w:t xml:space="preserve">: </w:t>
      </w:r>
      <w:r w:rsidRPr="001F0710">
        <w:rPr>
          <w:color w:val="000000"/>
          <w:sz w:val="28"/>
          <w:szCs w:val="28"/>
        </w:rPr>
        <w:tab/>
      </w:r>
      <w:r w:rsidRPr="001F0710">
        <w:rPr>
          <w:color w:val="000000"/>
          <w:sz w:val="28"/>
          <w:szCs w:val="28"/>
        </w:rPr>
        <w:tab/>
      </w:r>
      <w:r w:rsidRPr="001F0710">
        <w:rPr>
          <w:color w:val="000000"/>
          <w:sz w:val="28"/>
          <w:szCs w:val="28"/>
        </w:rPr>
        <w:t>Colon</w:t>
      </w:r>
    </w:p>
    <w:p w14:paraId="4BDB659C" w14:textId="62DF5556" w:rsidR="00B7137F" w:rsidRPr="001F0710" w:rsidRDefault="00B7137F" w:rsidP="00B7137F">
      <w:pPr>
        <w:pStyle w:val="NormalWeb"/>
        <w:spacing w:before="195" w:after="0" w:line="360" w:lineRule="auto"/>
        <w:ind w:left="761" w:right="643" w:firstLine="5"/>
        <w:rPr>
          <w:color w:val="000000"/>
          <w:sz w:val="28"/>
          <w:szCs w:val="28"/>
        </w:rPr>
      </w:pPr>
      <w:r w:rsidRPr="001F0710">
        <w:rPr>
          <w:color w:val="000000"/>
          <w:sz w:val="28"/>
          <w:szCs w:val="28"/>
        </w:rPr>
        <w:t xml:space="preserve">= </w:t>
      </w:r>
      <w:r w:rsidRPr="001F0710">
        <w:rPr>
          <w:color w:val="000000"/>
          <w:sz w:val="28"/>
          <w:szCs w:val="28"/>
        </w:rPr>
        <w:tab/>
      </w:r>
      <w:r w:rsidRPr="001F0710">
        <w:rPr>
          <w:color w:val="000000"/>
          <w:sz w:val="28"/>
          <w:szCs w:val="28"/>
        </w:rPr>
        <w:tab/>
      </w:r>
      <w:r w:rsidRPr="001F0710">
        <w:rPr>
          <w:color w:val="000000"/>
          <w:sz w:val="28"/>
          <w:szCs w:val="28"/>
        </w:rPr>
        <w:t>Equal</w:t>
      </w:r>
    </w:p>
    <w:p w14:paraId="3AD5DCAE" w14:textId="35ABE51E" w:rsidR="00B7137F" w:rsidRPr="001F0710" w:rsidRDefault="00B7137F" w:rsidP="00B7137F">
      <w:pPr>
        <w:pStyle w:val="NormalWeb"/>
        <w:spacing w:before="195" w:after="0" w:line="360" w:lineRule="auto"/>
        <w:ind w:left="761" w:right="643" w:firstLine="5"/>
        <w:rPr>
          <w:color w:val="000000"/>
          <w:sz w:val="28"/>
          <w:szCs w:val="28"/>
        </w:rPr>
      </w:pPr>
      <w:r w:rsidRPr="001F0710">
        <w:rPr>
          <w:color w:val="000000"/>
          <w:sz w:val="28"/>
          <w:szCs w:val="28"/>
        </w:rPr>
        <w:t xml:space="preserve">" </w:t>
      </w:r>
      <w:r w:rsidRPr="001F0710">
        <w:rPr>
          <w:color w:val="000000"/>
          <w:sz w:val="28"/>
          <w:szCs w:val="28"/>
        </w:rPr>
        <w:tab/>
      </w:r>
      <w:r w:rsidRPr="001F0710">
        <w:rPr>
          <w:color w:val="000000"/>
          <w:sz w:val="28"/>
          <w:szCs w:val="28"/>
        </w:rPr>
        <w:tab/>
      </w:r>
      <w:r w:rsidRPr="001F0710">
        <w:rPr>
          <w:color w:val="000000"/>
          <w:sz w:val="28"/>
          <w:szCs w:val="28"/>
        </w:rPr>
        <w:t>Double inverted comma</w:t>
      </w:r>
    </w:p>
    <w:p w14:paraId="397FC2DF" w14:textId="69FB4FED" w:rsidR="00B7137F" w:rsidRPr="001F0710" w:rsidRDefault="00B7137F" w:rsidP="00B7137F">
      <w:pPr>
        <w:pStyle w:val="NormalWeb"/>
        <w:spacing w:before="195" w:after="0" w:line="360" w:lineRule="auto"/>
        <w:ind w:left="761" w:right="643" w:firstLine="5"/>
        <w:rPr>
          <w:color w:val="000000"/>
          <w:sz w:val="28"/>
          <w:szCs w:val="28"/>
        </w:rPr>
      </w:pPr>
      <w:r w:rsidRPr="001F0710">
        <w:rPr>
          <w:color w:val="000000"/>
          <w:sz w:val="28"/>
          <w:szCs w:val="28"/>
        </w:rPr>
        <w:t xml:space="preserve">' </w:t>
      </w:r>
      <w:r w:rsidRPr="001F0710">
        <w:rPr>
          <w:color w:val="000000"/>
          <w:sz w:val="28"/>
          <w:szCs w:val="28"/>
        </w:rPr>
        <w:tab/>
      </w:r>
      <w:r w:rsidRPr="001F0710">
        <w:rPr>
          <w:color w:val="000000"/>
          <w:sz w:val="28"/>
          <w:szCs w:val="28"/>
        </w:rPr>
        <w:tab/>
      </w:r>
      <w:r w:rsidRPr="001F0710">
        <w:rPr>
          <w:color w:val="000000"/>
          <w:sz w:val="28"/>
          <w:szCs w:val="28"/>
        </w:rPr>
        <w:t>Single inverted comma</w:t>
      </w:r>
    </w:p>
    <w:p w14:paraId="7563BFAC" w14:textId="5CE399F3" w:rsidR="00B7137F" w:rsidRPr="001F0710" w:rsidRDefault="00B7137F" w:rsidP="00B7137F">
      <w:pPr>
        <w:pStyle w:val="NormalWeb"/>
        <w:spacing w:before="195" w:after="0" w:line="360" w:lineRule="auto"/>
        <w:ind w:left="761" w:right="643" w:firstLine="5"/>
        <w:rPr>
          <w:color w:val="000000"/>
          <w:sz w:val="28"/>
          <w:szCs w:val="28"/>
        </w:rPr>
      </w:pPr>
      <w:r w:rsidRPr="001F0710">
        <w:rPr>
          <w:color w:val="000000"/>
          <w:sz w:val="28"/>
          <w:szCs w:val="28"/>
        </w:rPr>
        <w:t xml:space="preserve">× </w:t>
      </w:r>
      <w:r w:rsidRPr="001F0710">
        <w:rPr>
          <w:color w:val="000000"/>
          <w:sz w:val="28"/>
          <w:szCs w:val="28"/>
        </w:rPr>
        <w:tab/>
      </w:r>
      <w:r w:rsidRPr="001F0710">
        <w:rPr>
          <w:color w:val="000000"/>
          <w:sz w:val="28"/>
          <w:szCs w:val="28"/>
        </w:rPr>
        <w:tab/>
      </w:r>
      <w:r w:rsidRPr="001F0710">
        <w:rPr>
          <w:color w:val="000000"/>
          <w:sz w:val="28"/>
          <w:szCs w:val="28"/>
        </w:rPr>
        <w:t>Multiplication</w:t>
      </w:r>
    </w:p>
    <w:p w14:paraId="30EC4822" w14:textId="3820EC9D" w:rsidR="00B7137F" w:rsidRPr="001F0710" w:rsidRDefault="00B7137F" w:rsidP="00B7137F">
      <w:pPr>
        <w:pStyle w:val="NormalWeb"/>
        <w:spacing w:before="195" w:beforeAutospacing="0" w:after="0" w:afterAutospacing="0" w:line="360" w:lineRule="auto"/>
        <w:ind w:left="761" w:right="643" w:firstLine="5"/>
        <w:rPr>
          <w:color w:val="000000"/>
          <w:sz w:val="28"/>
          <w:szCs w:val="28"/>
        </w:rPr>
      </w:pPr>
      <w:r w:rsidRPr="001F0710">
        <w:rPr>
          <w:color w:val="000000"/>
          <w:sz w:val="28"/>
          <w:szCs w:val="28"/>
        </w:rPr>
        <w:t xml:space="preserve">% </w:t>
      </w:r>
      <w:r w:rsidRPr="001F0710">
        <w:rPr>
          <w:color w:val="000000"/>
          <w:sz w:val="28"/>
          <w:szCs w:val="28"/>
        </w:rPr>
        <w:tab/>
      </w:r>
      <w:r w:rsidRPr="001F0710">
        <w:rPr>
          <w:color w:val="000000"/>
          <w:sz w:val="28"/>
          <w:szCs w:val="28"/>
        </w:rPr>
        <w:tab/>
      </w:r>
      <w:r w:rsidRPr="001F0710">
        <w:rPr>
          <w:color w:val="000000"/>
          <w:sz w:val="28"/>
          <w:szCs w:val="28"/>
        </w:rPr>
        <w:t>Percentage</w:t>
      </w:r>
    </w:p>
    <w:p w14:paraId="62220E09" w14:textId="77777777" w:rsidR="00B7137F" w:rsidRPr="001F0710" w:rsidRDefault="00B7137F">
      <w:pPr>
        <w:rPr>
          <w:rFonts w:ascii="Times New Roman" w:eastAsia="Times New Roman" w:hAnsi="Times New Roman" w:cs="Times New Roman"/>
          <w:color w:val="000000"/>
          <w:sz w:val="28"/>
          <w:szCs w:val="28"/>
          <w:lang w:eastAsia="en-IN"/>
        </w:rPr>
      </w:pPr>
      <w:r w:rsidRPr="001F0710">
        <w:rPr>
          <w:rFonts w:ascii="Times New Roman" w:hAnsi="Times New Roman" w:cs="Times New Roman"/>
          <w:color w:val="000000"/>
          <w:sz w:val="28"/>
          <w:szCs w:val="28"/>
        </w:rPr>
        <w:br w:type="page"/>
      </w:r>
    </w:p>
    <w:p w14:paraId="1239C228" w14:textId="77777777" w:rsidR="009A2E4E" w:rsidRPr="001F0710" w:rsidRDefault="009A2E4E" w:rsidP="009A2E4E">
      <w:pPr>
        <w:pStyle w:val="NormalWeb"/>
        <w:spacing w:before="195" w:after="0" w:line="360" w:lineRule="auto"/>
        <w:ind w:left="761" w:right="643" w:firstLine="5"/>
        <w:jc w:val="center"/>
        <w:rPr>
          <w:b/>
          <w:bCs/>
          <w:color w:val="000000"/>
          <w:sz w:val="28"/>
          <w:szCs w:val="28"/>
        </w:rPr>
      </w:pPr>
      <w:r w:rsidRPr="001F0710">
        <w:rPr>
          <w:b/>
          <w:bCs/>
          <w:color w:val="000000"/>
          <w:sz w:val="28"/>
          <w:szCs w:val="28"/>
        </w:rPr>
        <w:lastRenderedPageBreak/>
        <w:t>List of Abbreviations</w:t>
      </w:r>
    </w:p>
    <w:p w14:paraId="4CDA439C" w14:textId="77777777" w:rsidR="009A2E4E" w:rsidRPr="001F0710" w:rsidRDefault="009A2E4E" w:rsidP="009A2E4E">
      <w:pPr>
        <w:pStyle w:val="NormalWeb"/>
        <w:spacing w:before="195" w:after="0" w:line="360" w:lineRule="auto"/>
        <w:ind w:left="761" w:right="643" w:firstLine="5"/>
        <w:rPr>
          <w:color w:val="000000"/>
          <w:sz w:val="28"/>
          <w:szCs w:val="28"/>
        </w:rPr>
      </w:pPr>
    </w:p>
    <w:p w14:paraId="6C6091A9" w14:textId="1C72A217" w:rsidR="009A2E4E" w:rsidRPr="001F0710" w:rsidRDefault="009A2E4E" w:rsidP="009A2E4E">
      <w:pPr>
        <w:pStyle w:val="NormalWeb"/>
        <w:spacing w:before="195" w:after="0" w:line="360" w:lineRule="auto"/>
        <w:ind w:left="761" w:right="643" w:firstLine="5"/>
        <w:rPr>
          <w:color w:val="000000"/>
          <w:sz w:val="28"/>
          <w:szCs w:val="28"/>
        </w:rPr>
      </w:pPr>
      <w:r w:rsidRPr="001F0710">
        <w:rPr>
          <w:color w:val="000000"/>
          <w:sz w:val="28"/>
          <w:szCs w:val="28"/>
        </w:rPr>
        <w:t xml:space="preserve">AI </w:t>
      </w:r>
      <w:r w:rsidRPr="001F0710">
        <w:rPr>
          <w:color w:val="000000"/>
          <w:sz w:val="28"/>
          <w:szCs w:val="28"/>
        </w:rPr>
        <w:tab/>
      </w:r>
      <w:r w:rsidRPr="001F0710">
        <w:rPr>
          <w:color w:val="000000"/>
          <w:sz w:val="28"/>
          <w:szCs w:val="28"/>
        </w:rPr>
        <w:tab/>
      </w:r>
      <w:r w:rsidRPr="001F0710">
        <w:rPr>
          <w:color w:val="000000"/>
          <w:sz w:val="28"/>
          <w:szCs w:val="28"/>
        </w:rPr>
        <w:tab/>
      </w:r>
      <w:r w:rsidRPr="001F0710">
        <w:rPr>
          <w:color w:val="000000"/>
          <w:sz w:val="28"/>
          <w:szCs w:val="28"/>
        </w:rPr>
        <w:t>Artificial Intelligence</w:t>
      </w:r>
    </w:p>
    <w:p w14:paraId="4FC0E001" w14:textId="74C11DBA" w:rsidR="009A2E4E" w:rsidRPr="001F0710" w:rsidRDefault="009A2E4E" w:rsidP="009A2E4E">
      <w:pPr>
        <w:pStyle w:val="NormalWeb"/>
        <w:spacing w:before="195" w:after="0" w:line="360" w:lineRule="auto"/>
        <w:ind w:left="761" w:right="643" w:firstLine="5"/>
        <w:rPr>
          <w:color w:val="000000"/>
          <w:sz w:val="28"/>
          <w:szCs w:val="28"/>
        </w:rPr>
      </w:pPr>
      <w:r w:rsidRPr="001F0710">
        <w:rPr>
          <w:color w:val="000000"/>
          <w:sz w:val="28"/>
          <w:szCs w:val="28"/>
        </w:rPr>
        <w:t xml:space="preserve">App </w:t>
      </w:r>
      <w:r w:rsidRPr="001F0710">
        <w:rPr>
          <w:color w:val="000000"/>
          <w:sz w:val="28"/>
          <w:szCs w:val="28"/>
        </w:rPr>
        <w:tab/>
      </w:r>
      <w:r w:rsidRPr="001F0710">
        <w:rPr>
          <w:color w:val="000000"/>
          <w:sz w:val="28"/>
          <w:szCs w:val="28"/>
        </w:rPr>
        <w:tab/>
      </w:r>
      <w:r w:rsidRPr="001F0710">
        <w:rPr>
          <w:color w:val="000000"/>
          <w:sz w:val="28"/>
          <w:szCs w:val="28"/>
        </w:rPr>
        <w:tab/>
      </w:r>
      <w:r w:rsidRPr="001F0710">
        <w:rPr>
          <w:color w:val="000000"/>
          <w:sz w:val="28"/>
          <w:szCs w:val="28"/>
        </w:rPr>
        <w:t>Application</w:t>
      </w:r>
    </w:p>
    <w:p w14:paraId="355E5783" w14:textId="2F9E4C73" w:rsidR="009A2E4E" w:rsidRPr="001F0710" w:rsidRDefault="009A2E4E" w:rsidP="009A2E4E">
      <w:pPr>
        <w:pStyle w:val="NormalWeb"/>
        <w:spacing w:before="195" w:after="0" w:line="360" w:lineRule="auto"/>
        <w:ind w:left="761" w:right="643" w:firstLine="5"/>
        <w:rPr>
          <w:color w:val="000000"/>
          <w:sz w:val="28"/>
          <w:szCs w:val="28"/>
        </w:rPr>
      </w:pPr>
      <w:r w:rsidRPr="001F0710">
        <w:rPr>
          <w:color w:val="000000"/>
          <w:sz w:val="28"/>
          <w:szCs w:val="28"/>
        </w:rPr>
        <w:t xml:space="preserve">Algo </w:t>
      </w:r>
      <w:r w:rsidRPr="001F0710">
        <w:rPr>
          <w:color w:val="000000"/>
          <w:sz w:val="28"/>
          <w:szCs w:val="28"/>
        </w:rPr>
        <w:tab/>
      </w:r>
      <w:r w:rsidRPr="001F0710">
        <w:rPr>
          <w:color w:val="000000"/>
          <w:sz w:val="28"/>
          <w:szCs w:val="28"/>
        </w:rPr>
        <w:tab/>
      </w:r>
      <w:r w:rsidRPr="001F0710">
        <w:rPr>
          <w:color w:val="000000"/>
          <w:sz w:val="28"/>
          <w:szCs w:val="28"/>
        </w:rPr>
        <w:tab/>
      </w:r>
      <w:r w:rsidRPr="001F0710">
        <w:rPr>
          <w:color w:val="000000"/>
          <w:sz w:val="28"/>
          <w:szCs w:val="28"/>
        </w:rPr>
        <w:t>Algorithm</w:t>
      </w:r>
    </w:p>
    <w:p w14:paraId="7F500B90" w14:textId="66E7B68F" w:rsidR="009A2E4E" w:rsidRPr="001F0710" w:rsidRDefault="009A2E4E" w:rsidP="009A2E4E">
      <w:pPr>
        <w:pStyle w:val="NormalWeb"/>
        <w:spacing w:before="195" w:after="0" w:line="360" w:lineRule="auto"/>
        <w:ind w:left="761" w:right="643" w:firstLine="5"/>
        <w:rPr>
          <w:color w:val="000000"/>
          <w:sz w:val="28"/>
          <w:szCs w:val="28"/>
        </w:rPr>
      </w:pPr>
      <w:r w:rsidRPr="001F0710">
        <w:rPr>
          <w:color w:val="000000"/>
          <w:sz w:val="28"/>
          <w:szCs w:val="28"/>
        </w:rPr>
        <w:t>www</w:t>
      </w:r>
      <w:r w:rsidRPr="001F0710">
        <w:rPr>
          <w:color w:val="000000"/>
          <w:sz w:val="28"/>
          <w:szCs w:val="28"/>
        </w:rPr>
        <w:t xml:space="preserve"> </w:t>
      </w:r>
      <w:r w:rsidRPr="001F0710">
        <w:rPr>
          <w:color w:val="000000"/>
          <w:sz w:val="28"/>
          <w:szCs w:val="28"/>
        </w:rPr>
        <w:tab/>
      </w:r>
      <w:r w:rsidRPr="001F0710">
        <w:rPr>
          <w:color w:val="000000"/>
          <w:sz w:val="28"/>
          <w:szCs w:val="28"/>
        </w:rPr>
        <w:tab/>
      </w:r>
      <w:r w:rsidRPr="001F0710">
        <w:rPr>
          <w:color w:val="000000"/>
          <w:sz w:val="28"/>
          <w:szCs w:val="28"/>
        </w:rPr>
        <w:t>World Wide Web</w:t>
      </w:r>
    </w:p>
    <w:p w14:paraId="3CD87E63" w14:textId="62538388" w:rsidR="009A2E4E" w:rsidRPr="001F0710" w:rsidRDefault="009A2E4E" w:rsidP="009A2E4E">
      <w:pPr>
        <w:pStyle w:val="NormalWeb"/>
        <w:spacing w:before="195" w:after="0" w:line="360" w:lineRule="auto"/>
        <w:ind w:left="761" w:right="643" w:firstLine="5"/>
        <w:rPr>
          <w:color w:val="000000"/>
          <w:sz w:val="28"/>
          <w:szCs w:val="28"/>
        </w:rPr>
      </w:pPr>
      <w:r w:rsidRPr="001F0710">
        <w:rPr>
          <w:color w:val="000000"/>
          <w:sz w:val="28"/>
          <w:szCs w:val="28"/>
        </w:rPr>
        <w:t xml:space="preserve">IDE </w:t>
      </w:r>
      <w:r w:rsidRPr="001F0710">
        <w:rPr>
          <w:color w:val="000000"/>
          <w:sz w:val="28"/>
          <w:szCs w:val="28"/>
        </w:rPr>
        <w:tab/>
      </w:r>
      <w:r w:rsidRPr="001F0710">
        <w:rPr>
          <w:color w:val="000000"/>
          <w:sz w:val="28"/>
          <w:szCs w:val="28"/>
        </w:rPr>
        <w:tab/>
      </w:r>
      <w:r w:rsidRPr="001F0710">
        <w:rPr>
          <w:color w:val="000000"/>
          <w:sz w:val="28"/>
          <w:szCs w:val="28"/>
        </w:rPr>
        <w:tab/>
      </w:r>
      <w:r w:rsidRPr="001F0710">
        <w:rPr>
          <w:color w:val="000000"/>
          <w:sz w:val="28"/>
          <w:szCs w:val="28"/>
        </w:rPr>
        <w:t>Integrated Development Environment</w:t>
      </w:r>
    </w:p>
    <w:p w14:paraId="5875652B" w14:textId="38E9F4B7" w:rsidR="009A2E4E" w:rsidRPr="001F0710" w:rsidRDefault="009A2E4E" w:rsidP="009A2E4E">
      <w:pPr>
        <w:pStyle w:val="NormalWeb"/>
        <w:spacing w:before="195" w:after="0" w:line="360" w:lineRule="auto"/>
        <w:ind w:left="761" w:right="643" w:firstLine="5"/>
        <w:rPr>
          <w:color w:val="000000"/>
          <w:sz w:val="28"/>
          <w:szCs w:val="28"/>
        </w:rPr>
      </w:pPr>
      <w:r w:rsidRPr="001F0710">
        <w:rPr>
          <w:color w:val="000000"/>
          <w:sz w:val="28"/>
          <w:szCs w:val="28"/>
        </w:rPr>
        <w:t xml:space="preserve">E-leaning </w:t>
      </w:r>
      <w:r w:rsidRPr="001F0710">
        <w:rPr>
          <w:color w:val="000000"/>
          <w:sz w:val="28"/>
          <w:szCs w:val="28"/>
        </w:rPr>
        <w:tab/>
      </w:r>
      <w:r w:rsidRPr="001F0710">
        <w:rPr>
          <w:color w:val="000000"/>
          <w:sz w:val="28"/>
          <w:szCs w:val="28"/>
        </w:rPr>
        <w:tab/>
      </w:r>
      <w:proofErr w:type="gramStart"/>
      <w:r w:rsidRPr="001F0710">
        <w:rPr>
          <w:color w:val="000000"/>
          <w:sz w:val="28"/>
          <w:szCs w:val="28"/>
        </w:rPr>
        <w:t>Electronic</w:t>
      </w:r>
      <w:proofErr w:type="gramEnd"/>
      <w:r w:rsidRPr="001F0710">
        <w:rPr>
          <w:color w:val="000000"/>
          <w:sz w:val="28"/>
          <w:szCs w:val="28"/>
        </w:rPr>
        <w:t xml:space="preserve"> learning</w:t>
      </w:r>
    </w:p>
    <w:p w14:paraId="2AB70E38" w14:textId="025DD113" w:rsidR="009A2E4E" w:rsidRPr="001F0710" w:rsidRDefault="009A2E4E" w:rsidP="009A2E4E">
      <w:pPr>
        <w:pStyle w:val="NormalWeb"/>
        <w:spacing w:before="195" w:after="0" w:line="360" w:lineRule="auto"/>
        <w:ind w:left="761" w:right="643" w:firstLine="5"/>
        <w:rPr>
          <w:color w:val="000000"/>
          <w:sz w:val="28"/>
          <w:szCs w:val="28"/>
        </w:rPr>
      </w:pPr>
      <w:r w:rsidRPr="001F0710">
        <w:rPr>
          <w:color w:val="000000"/>
          <w:sz w:val="28"/>
          <w:szCs w:val="28"/>
        </w:rPr>
        <w:t>M-learning</w:t>
      </w:r>
      <w:r w:rsidRPr="001F0710">
        <w:rPr>
          <w:color w:val="000000"/>
          <w:sz w:val="28"/>
          <w:szCs w:val="28"/>
        </w:rPr>
        <w:tab/>
      </w:r>
      <w:r w:rsidRPr="001F0710">
        <w:rPr>
          <w:color w:val="000000"/>
          <w:sz w:val="28"/>
          <w:szCs w:val="28"/>
        </w:rPr>
        <w:tab/>
      </w:r>
      <w:r w:rsidRPr="001F0710">
        <w:rPr>
          <w:color w:val="000000"/>
          <w:sz w:val="28"/>
          <w:szCs w:val="28"/>
        </w:rPr>
        <w:t>Mobile learning</w:t>
      </w:r>
    </w:p>
    <w:p w14:paraId="4BA94DE3" w14:textId="642A690B" w:rsidR="009A2E4E" w:rsidRPr="001F0710" w:rsidRDefault="009A2E4E" w:rsidP="009A2E4E">
      <w:pPr>
        <w:pStyle w:val="NormalWeb"/>
        <w:spacing w:before="195" w:after="0" w:line="360" w:lineRule="auto"/>
        <w:ind w:left="761" w:right="643" w:firstLine="5"/>
        <w:rPr>
          <w:color w:val="000000"/>
          <w:sz w:val="28"/>
          <w:szCs w:val="28"/>
        </w:rPr>
      </w:pPr>
      <w:r w:rsidRPr="001F0710">
        <w:rPr>
          <w:color w:val="000000"/>
          <w:sz w:val="28"/>
          <w:szCs w:val="28"/>
        </w:rPr>
        <w:t xml:space="preserve">PC </w:t>
      </w:r>
      <w:r w:rsidRPr="001F0710">
        <w:rPr>
          <w:color w:val="000000"/>
          <w:sz w:val="28"/>
          <w:szCs w:val="28"/>
        </w:rPr>
        <w:tab/>
      </w:r>
      <w:r w:rsidRPr="001F0710">
        <w:rPr>
          <w:color w:val="000000"/>
          <w:sz w:val="28"/>
          <w:szCs w:val="28"/>
        </w:rPr>
        <w:tab/>
      </w:r>
      <w:r w:rsidRPr="001F0710">
        <w:rPr>
          <w:color w:val="000000"/>
          <w:sz w:val="28"/>
          <w:szCs w:val="28"/>
        </w:rPr>
        <w:tab/>
      </w:r>
      <w:r w:rsidRPr="001F0710">
        <w:rPr>
          <w:color w:val="000000"/>
          <w:sz w:val="28"/>
          <w:szCs w:val="28"/>
        </w:rPr>
        <w:t>Personal Computer</w:t>
      </w:r>
    </w:p>
    <w:p w14:paraId="391DEB9C" w14:textId="4A0CAC1B" w:rsidR="009A2E4E" w:rsidRPr="001F0710" w:rsidRDefault="009A2E4E" w:rsidP="009A2E4E">
      <w:pPr>
        <w:pStyle w:val="NormalWeb"/>
        <w:spacing w:before="195" w:after="0" w:line="360" w:lineRule="auto"/>
        <w:ind w:left="761" w:right="643" w:firstLine="5"/>
        <w:rPr>
          <w:color w:val="000000"/>
          <w:sz w:val="28"/>
          <w:szCs w:val="28"/>
        </w:rPr>
      </w:pPr>
      <w:r w:rsidRPr="001F0710">
        <w:rPr>
          <w:color w:val="000000"/>
          <w:sz w:val="28"/>
          <w:szCs w:val="28"/>
        </w:rPr>
        <w:t xml:space="preserve">HTML </w:t>
      </w:r>
      <w:r w:rsidRPr="001F0710">
        <w:rPr>
          <w:color w:val="000000"/>
          <w:sz w:val="28"/>
          <w:szCs w:val="28"/>
        </w:rPr>
        <w:tab/>
      </w:r>
      <w:r w:rsidRPr="001F0710">
        <w:rPr>
          <w:color w:val="000000"/>
          <w:sz w:val="28"/>
          <w:szCs w:val="28"/>
        </w:rPr>
        <w:tab/>
      </w:r>
      <w:proofErr w:type="spellStart"/>
      <w:r w:rsidRPr="001F0710">
        <w:rPr>
          <w:color w:val="000000"/>
          <w:sz w:val="28"/>
          <w:szCs w:val="28"/>
        </w:rPr>
        <w:t>HyperText</w:t>
      </w:r>
      <w:proofErr w:type="spellEnd"/>
      <w:r w:rsidRPr="001F0710">
        <w:rPr>
          <w:color w:val="000000"/>
          <w:sz w:val="28"/>
          <w:szCs w:val="28"/>
        </w:rPr>
        <w:t xml:space="preserve"> Markup Language</w:t>
      </w:r>
    </w:p>
    <w:p w14:paraId="4BE499F6" w14:textId="633361DF" w:rsidR="009A2E4E" w:rsidRPr="001F0710" w:rsidRDefault="009A2E4E" w:rsidP="009A2E4E">
      <w:pPr>
        <w:pStyle w:val="NormalWeb"/>
        <w:spacing w:before="195" w:after="0" w:line="360" w:lineRule="auto"/>
        <w:ind w:left="761" w:right="643" w:firstLine="5"/>
        <w:rPr>
          <w:color w:val="000000"/>
          <w:sz w:val="28"/>
          <w:szCs w:val="28"/>
        </w:rPr>
      </w:pPr>
      <w:r w:rsidRPr="001F0710">
        <w:rPr>
          <w:color w:val="000000"/>
          <w:sz w:val="28"/>
          <w:szCs w:val="28"/>
        </w:rPr>
        <w:t>XML</w:t>
      </w:r>
      <w:r w:rsidRPr="001F0710">
        <w:rPr>
          <w:color w:val="000000"/>
          <w:sz w:val="28"/>
          <w:szCs w:val="28"/>
        </w:rPr>
        <w:tab/>
      </w:r>
      <w:r w:rsidRPr="001F0710">
        <w:rPr>
          <w:color w:val="000000"/>
          <w:sz w:val="28"/>
          <w:szCs w:val="28"/>
        </w:rPr>
        <w:tab/>
      </w:r>
      <w:r w:rsidRPr="001F0710">
        <w:rPr>
          <w:color w:val="000000"/>
          <w:sz w:val="28"/>
          <w:szCs w:val="28"/>
        </w:rPr>
        <w:tab/>
      </w:r>
      <w:r w:rsidRPr="001F0710">
        <w:rPr>
          <w:color w:val="000000"/>
          <w:sz w:val="28"/>
          <w:szCs w:val="28"/>
        </w:rPr>
        <w:t>Extensible Markup Language</w:t>
      </w:r>
    </w:p>
    <w:p w14:paraId="1BF3477D" w14:textId="453E8E97" w:rsidR="009A2E4E" w:rsidRPr="001F0710" w:rsidRDefault="009A2E4E" w:rsidP="009A2E4E">
      <w:pPr>
        <w:pStyle w:val="NormalWeb"/>
        <w:spacing w:before="195" w:after="0" w:line="360" w:lineRule="auto"/>
        <w:ind w:left="761" w:right="643" w:firstLine="5"/>
        <w:rPr>
          <w:color w:val="000000"/>
          <w:sz w:val="28"/>
          <w:szCs w:val="28"/>
        </w:rPr>
      </w:pPr>
      <w:r w:rsidRPr="001F0710">
        <w:rPr>
          <w:color w:val="000000"/>
          <w:sz w:val="28"/>
          <w:szCs w:val="28"/>
        </w:rPr>
        <w:t xml:space="preserve">CSS </w:t>
      </w:r>
      <w:r w:rsidRPr="001F0710">
        <w:rPr>
          <w:color w:val="000000"/>
          <w:sz w:val="28"/>
          <w:szCs w:val="28"/>
        </w:rPr>
        <w:tab/>
      </w:r>
      <w:r w:rsidRPr="001F0710">
        <w:rPr>
          <w:color w:val="000000"/>
          <w:sz w:val="28"/>
          <w:szCs w:val="28"/>
        </w:rPr>
        <w:tab/>
      </w:r>
      <w:r w:rsidRPr="001F0710">
        <w:rPr>
          <w:color w:val="000000"/>
          <w:sz w:val="28"/>
          <w:szCs w:val="28"/>
        </w:rPr>
        <w:tab/>
      </w:r>
      <w:r w:rsidRPr="001F0710">
        <w:rPr>
          <w:color w:val="000000"/>
          <w:sz w:val="28"/>
          <w:szCs w:val="28"/>
        </w:rPr>
        <w:t>Cascading Style Sheet</w:t>
      </w:r>
    </w:p>
    <w:p w14:paraId="5F0A4712" w14:textId="6FD2591B" w:rsidR="009A2E4E" w:rsidRPr="001F0710" w:rsidRDefault="009A2E4E" w:rsidP="009A2E4E">
      <w:pPr>
        <w:pStyle w:val="NormalWeb"/>
        <w:spacing w:before="195" w:after="0" w:line="360" w:lineRule="auto"/>
        <w:ind w:left="761" w:right="643" w:firstLine="5"/>
        <w:rPr>
          <w:color w:val="000000"/>
          <w:sz w:val="28"/>
          <w:szCs w:val="28"/>
        </w:rPr>
      </w:pPr>
      <w:r w:rsidRPr="001F0710">
        <w:rPr>
          <w:color w:val="000000"/>
          <w:sz w:val="28"/>
          <w:szCs w:val="28"/>
        </w:rPr>
        <w:t xml:space="preserve">JS </w:t>
      </w:r>
      <w:r w:rsidRPr="001F0710">
        <w:rPr>
          <w:color w:val="000000"/>
          <w:sz w:val="28"/>
          <w:szCs w:val="28"/>
        </w:rPr>
        <w:tab/>
      </w:r>
      <w:r w:rsidRPr="001F0710">
        <w:rPr>
          <w:color w:val="000000"/>
          <w:sz w:val="28"/>
          <w:szCs w:val="28"/>
        </w:rPr>
        <w:tab/>
      </w:r>
      <w:r w:rsidRPr="001F0710">
        <w:rPr>
          <w:color w:val="000000"/>
          <w:sz w:val="28"/>
          <w:szCs w:val="28"/>
        </w:rPr>
        <w:tab/>
      </w:r>
      <w:r w:rsidRPr="001F0710">
        <w:rPr>
          <w:color w:val="000000"/>
          <w:sz w:val="28"/>
          <w:szCs w:val="28"/>
        </w:rPr>
        <w:t>JavaScript</w:t>
      </w:r>
    </w:p>
    <w:p w14:paraId="28557461" w14:textId="75335753" w:rsidR="009A2E4E" w:rsidRPr="001F0710" w:rsidRDefault="009A2E4E" w:rsidP="009A2E4E">
      <w:pPr>
        <w:pStyle w:val="NormalWeb"/>
        <w:spacing w:before="195" w:after="0" w:line="360" w:lineRule="auto"/>
        <w:ind w:left="761" w:right="643" w:firstLine="5"/>
        <w:rPr>
          <w:color w:val="000000"/>
          <w:sz w:val="28"/>
          <w:szCs w:val="28"/>
        </w:rPr>
      </w:pPr>
      <w:r w:rsidRPr="001F0710">
        <w:rPr>
          <w:color w:val="000000"/>
          <w:sz w:val="28"/>
          <w:szCs w:val="28"/>
        </w:rPr>
        <w:t xml:space="preserve">SVG </w:t>
      </w:r>
      <w:r w:rsidRPr="001F0710">
        <w:rPr>
          <w:color w:val="000000"/>
          <w:sz w:val="28"/>
          <w:szCs w:val="28"/>
        </w:rPr>
        <w:tab/>
      </w:r>
      <w:r w:rsidRPr="001F0710">
        <w:rPr>
          <w:color w:val="000000"/>
          <w:sz w:val="28"/>
          <w:szCs w:val="28"/>
        </w:rPr>
        <w:tab/>
      </w:r>
      <w:r w:rsidRPr="001F0710">
        <w:rPr>
          <w:color w:val="000000"/>
          <w:sz w:val="28"/>
          <w:szCs w:val="28"/>
        </w:rPr>
        <w:tab/>
      </w:r>
      <w:r w:rsidRPr="001F0710">
        <w:rPr>
          <w:color w:val="000000"/>
          <w:sz w:val="28"/>
          <w:szCs w:val="28"/>
        </w:rPr>
        <w:t>Scalable Vector Graphics</w:t>
      </w:r>
    </w:p>
    <w:p w14:paraId="20DC2269" w14:textId="587D9904" w:rsidR="009A2E4E" w:rsidRPr="001F0710" w:rsidRDefault="009A2E4E" w:rsidP="009A2E4E">
      <w:pPr>
        <w:pStyle w:val="NormalWeb"/>
        <w:spacing w:before="195" w:beforeAutospacing="0" w:after="0" w:afterAutospacing="0" w:line="360" w:lineRule="auto"/>
        <w:ind w:left="761" w:right="643" w:firstLine="5"/>
        <w:rPr>
          <w:color w:val="000000"/>
          <w:sz w:val="28"/>
          <w:szCs w:val="28"/>
        </w:rPr>
      </w:pPr>
      <w:proofErr w:type="spellStart"/>
      <w:r w:rsidRPr="001F0710">
        <w:rPr>
          <w:color w:val="000000"/>
          <w:sz w:val="28"/>
          <w:szCs w:val="28"/>
        </w:rPr>
        <w:t>Py</w:t>
      </w:r>
      <w:proofErr w:type="spellEnd"/>
      <w:r w:rsidRPr="001F0710">
        <w:rPr>
          <w:color w:val="000000"/>
          <w:sz w:val="28"/>
          <w:szCs w:val="28"/>
        </w:rPr>
        <w:t xml:space="preserve"> </w:t>
      </w:r>
      <w:r w:rsidRPr="001F0710">
        <w:rPr>
          <w:color w:val="000000"/>
          <w:sz w:val="28"/>
          <w:szCs w:val="28"/>
        </w:rPr>
        <w:tab/>
      </w:r>
      <w:r w:rsidRPr="001F0710">
        <w:rPr>
          <w:color w:val="000000"/>
          <w:sz w:val="28"/>
          <w:szCs w:val="28"/>
        </w:rPr>
        <w:tab/>
      </w:r>
      <w:r w:rsidRPr="001F0710">
        <w:rPr>
          <w:color w:val="000000"/>
          <w:sz w:val="28"/>
          <w:szCs w:val="28"/>
        </w:rPr>
        <w:tab/>
      </w:r>
      <w:r w:rsidRPr="001F0710">
        <w:rPr>
          <w:color w:val="000000"/>
          <w:sz w:val="28"/>
          <w:szCs w:val="28"/>
        </w:rPr>
        <w:t>Python</w:t>
      </w:r>
    </w:p>
    <w:p w14:paraId="656419AC" w14:textId="77777777" w:rsidR="009A2E4E" w:rsidRPr="001F0710" w:rsidRDefault="009A2E4E">
      <w:pPr>
        <w:rPr>
          <w:rFonts w:ascii="Times New Roman" w:eastAsia="Times New Roman" w:hAnsi="Times New Roman" w:cs="Times New Roman"/>
          <w:color w:val="000000"/>
          <w:sz w:val="28"/>
          <w:szCs w:val="28"/>
          <w:lang w:eastAsia="en-IN"/>
        </w:rPr>
      </w:pPr>
      <w:r w:rsidRPr="001F0710">
        <w:rPr>
          <w:rFonts w:ascii="Times New Roman" w:hAnsi="Times New Roman" w:cs="Times New Roman"/>
          <w:color w:val="000000"/>
          <w:sz w:val="28"/>
          <w:szCs w:val="28"/>
        </w:rPr>
        <w:br w:type="page"/>
      </w:r>
    </w:p>
    <w:p w14:paraId="2A02F8C9" w14:textId="77777777" w:rsidR="009A2E4E" w:rsidRPr="001F0710" w:rsidRDefault="009A2E4E" w:rsidP="009A2E4E">
      <w:pPr>
        <w:pStyle w:val="NormalWeb"/>
        <w:spacing w:before="195" w:after="0" w:line="360" w:lineRule="auto"/>
        <w:ind w:left="761" w:right="643" w:firstLine="5"/>
        <w:jc w:val="center"/>
        <w:rPr>
          <w:b/>
          <w:bCs/>
          <w:color w:val="000000"/>
          <w:sz w:val="28"/>
          <w:szCs w:val="28"/>
        </w:rPr>
      </w:pPr>
      <w:r w:rsidRPr="001F0710">
        <w:rPr>
          <w:b/>
          <w:bCs/>
          <w:color w:val="000000"/>
          <w:sz w:val="28"/>
          <w:szCs w:val="28"/>
        </w:rPr>
        <w:lastRenderedPageBreak/>
        <w:t>Chapter 1</w:t>
      </w:r>
    </w:p>
    <w:p w14:paraId="4F0EF8CE" w14:textId="77777777" w:rsidR="009A2E4E" w:rsidRPr="001F0710" w:rsidRDefault="009A2E4E" w:rsidP="009A2E4E">
      <w:pPr>
        <w:pStyle w:val="NormalWeb"/>
        <w:spacing w:before="195" w:after="0" w:line="360" w:lineRule="auto"/>
        <w:ind w:left="761" w:right="643" w:firstLine="5"/>
        <w:jc w:val="center"/>
        <w:rPr>
          <w:b/>
          <w:bCs/>
          <w:color w:val="000000"/>
          <w:sz w:val="28"/>
          <w:szCs w:val="28"/>
        </w:rPr>
      </w:pPr>
      <w:r w:rsidRPr="001F0710">
        <w:rPr>
          <w:b/>
          <w:bCs/>
          <w:color w:val="000000"/>
          <w:sz w:val="28"/>
          <w:szCs w:val="28"/>
        </w:rPr>
        <w:t>Introduction</w:t>
      </w:r>
    </w:p>
    <w:p w14:paraId="08FFA04F" w14:textId="7D5327DB" w:rsidR="009A2E4E" w:rsidRPr="001F0710" w:rsidRDefault="009A2E4E" w:rsidP="009A2E4E">
      <w:pPr>
        <w:pStyle w:val="NormalWeb"/>
        <w:spacing w:before="195" w:after="0" w:line="360" w:lineRule="auto"/>
        <w:ind w:left="720" w:right="643"/>
        <w:jc w:val="both"/>
        <w:rPr>
          <w:color w:val="000000"/>
          <w:sz w:val="28"/>
          <w:szCs w:val="28"/>
        </w:rPr>
      </w:pPr>
      <w:r w:rsidRPr="001F0710">
        <w:rPr>
          <w:color w:val="000000"/>
          <w:sz w:val="28"/>
          <w:szCs w:val="28"/>
        </w:rPr>
        <w:t>The physical classroom learning nowadays is no longer applicable for the</w:t>
      </w:r>
      <w:r w:rsidRPr="001F0710">
        <w:rPr>
          <w:color w:val="000000"/>
          <w:sz w:val="28"/>
          <w:szCs w:val="28"/>
        </w:rPr>
        <w:t xml:space="preserve"> </w:t>
      </w:r>
      <w:r w:rsidRPr="001F0710">
        <w:rPr>
          <w:color w:val="000000"/>
          <w:sz w:val="28"/>
          <w:szCs w:val="28"/>
        </w:rPr>
        <w:t>current younger generations. Internet and distance learning which is</w:t>
      </w:r>
      <w:r w:rsidRPr="001F0710">
        <w:rPr>
          <w:color w:val="000000"/>
          <w:sz w:val="28"/>
          <w:szCs w:val="28"/>
        </w:rPr>
        <w:t xml:space="preserve"> </w:t>
      </w:r>
      <w:r w:rsidRPr="001F0710">
        <w:rPr>
          <w:color w:val="000000"/>
          <w:sz w:val="28"/>
          <w:szCs w:val="28"/>
        </w:rPr>
        <w:t>generally known as online education plays a vital role in the country’s</w:t>
      </w:r>
      <w:r w:rsidRPr="001F0710">
        <w:rPr>
          <w:color w:val="000000"/>
          <w:sz w:val="28"/>
          <w:szCs w:val="28"/>
        </w:rPr>
        <w:t xml:space="preserve"> </w:t>
      </w:r>
      <w:r w:rsidRPr="001F0710">
        <w:rPr>
          <w:color w:val="000000"/>
          <w:sz w:val="28"/>
          <w:szCs w:val="28"/>
        </w:rPr>
        <w:t>education system. It is undeniable that online education provides ample of</w:t>
      </w:r>
      <w:r w:rsidRPr="001F0710">
        <w:rPr>
          <w:color w:val="000000"/>
          <w:sz w:val="28"/>
          <w:szCs w:val="28"/>
        </w:rPr>
        <w:t xml:space="preserve"> </w:t>
      </w:r>
      <w:r w:rsidRPr="001F0710">
        <w:rPr>
          <w:color w:val="000000"/>
          <w:sz w:val="28"/>
          <w:szCs w:val="28"/>
        </w:rPr>
        <w:t>benefits to young learners. Nevertheless, there are also many negative</w:t>
      </w:r>
      <w:r w:rsidRPr="001F0710">
        <w:rPr>
          <w:color w:val="000000"/>
          <w:sz w:val="28"/>
          <w:szCs w:val="28"/>
        </w:rPr>
        <w:t xml:space="preserve"> i</w:t>
      </w:r>
      <w:r w:rsidRPr="001F0710">
        <w:rPr>
          <w:color w:val="000000"/>
          <w:sz w:val="28"/>
          <w:szCs w:val="28"/>
        </w:rPr>
        <w:t>mplications from online education. Also, as the Technology has drastically</w:t>
      </w:r>
      <w:r w:rsidRPr="001F0710">
        <w:rPr>
          <w:color w:val="000000"/>
          <w:sz w:val="28"/>
          <w:szCs w:val="28"/>
        </w:rPr>
        <w:t xml:space="preserve"> </w:t>
      </w:r>
      <w:r w:rsidRPr="001F0710">
        <w:rPr>
          <w:color w:val="000000"/>
          <w:sz w:val="28"/>
          <w:szCs w:val="28"/>
        </w:rPr>
        <w:t>improved the existing educational system over the past fifteen years.</w:t>
      </w:r>
      <w:r w:rsidRPr="001F0710">
        <w:rPr>
          <w:color w:val="000000"/>
          <w:sz w:val="28"/>
          <w:szCs w:val="28"/>
        </w:rPr>
        <w:t xml:space="preserve"> </w:t>
      </w:r>
      <w:r w:rsidRPr="001F0710">
        <w:rPr>
          <w:color w:val="000000"/>
          <w:sz w:val="28"/>
          <w:szCs w:val="28"/>
        </w:rPr>
        <w:t>‘Self-learning,’ using online platforms, has replaced the traditional ro</w:t>
      </w:r>
      <w:r w:rsidRPr="001F0710">
        <w:rPr>
          <w:color w:val="000000"/>
          <w:sz w:val="28"/>
          <w:szCs w:val="28"/>
        </w:rPr>
        <w:t>l</w:t>
      </w:r>
      <w:r w:rsidRPr="001F0710">
        <w:rPr>
          <w:color w:val="000000"/>
          <w:sz w:val="28"/>
          <w:szCs w:val="28"/>
        </w:rPr>
        <w:t>e</w:t>
      </w:r>
      <w:r w:rsidRPr="001F0710">
        <w:rPr>
          <w:color w:val="000000"/>
          <w:sz w:val="28"/>
          <w:szCs w:val="28"/>
        </w:rPr>
        <w:t xml:space="preserve"> </w:t>
      </w:r>
      <w:r w:rsidRPr="001F0710">
        <w:rPr>
          <w:color w:val="000000"/>
          <w:sz w:val="28"/>
          <w:szCs w:val="28"/>
        </w:rPr>
        <w:t>learning. The umbrella of technology-based educational system</w:t>
      </w:r>
      <w:r w:rsidRPr="001F0710">
        <w:rPr>
          <w:color w:val="000000"/>
          <w:sz w:val="28"/>
          <w:szCs w:val="28"/>
        </w:rPr>
        <w:t xml:space="preserve"> </w:t>
      </w:r>
      <w:r w:rsidRPr="001F0710">
        <w:rPr>
          <w:color w:val="000000"/>
          <w:sz w:val="28"/>
          <w:szCs w:val="28"/>
        </w:rPr>
        <w:t>incorporates multitudes of learning apps.</w:t>
      </w:r>
    </w:p>
    <w:p w14:paraId="51B5A767" w14:textId="77777777" w:rsidR="009A2E4E" w:rsidRPr="001F0710" w:rsidRDefault="009A2E4E" w:rsidP="009A2E4E">
      <w:pPr>
        <w:pStyle w:val="NormalWeb"/>
        <w:spacing w:before="195" w:after="0" w:line="360" w:lineRule="auto"/>
        <w:ind w:left="761" w:right="643" w:firstLine="5"/>
        <w:rPr>
          <w:b/>
          <w:bCs/>
          <w:color w:val="000000"/>
          <w:sz w:val="32"/>
          <w:szCs w:val="32"/>
        </w:rPr>
      </w:pPr>
      <w:r w:rsidRPr="001F0710">
        <w:rPr>
          <w:b/>
          <w:bCs/>
          <w:color w:val="000000"/>
          <w:sz w:val="32"/>
          <w:szCs w:val="32"/>
        </w:rPr>
        <w:t>1.1. Introduction</w:t>
      </w:r>
    </w:p>
    <w:p w14:paraId="77A92F80" w14:textId="77777777" w:rsidR="009A2E4E" w:rsidRPr="001F0710" w:rsidRDefault="009A2E4E" w:rsidP="0028324D">
      <w:pPr>
        <w:pStyle w:val="NormalWeb"/>
        <w:spacing w:before="195" w:after="0" w:line="360" w:lineRule="auto"/>
        <w:ind w:left="720" w:right="643" w:firstLine="720"/>
        <w:jc w:val="both"/>
        <w:rPr>
          <w:color w:val="000000"/>
          <w:sz w:val="28"/>
          <w:szCs w:val="28"/>
        </w:rPr>
      </w:pPr>
      <w:r w:rsidRPr="001F0710">
        <w:rPr>
          <w:color w:val="000000"/>
          <w:sz w:val="28"/>
          <w:szCs w:val="28"/>
        </w:rPr>
        <w:t>We have learnt sorting algorithms like bubble sort, selection sort,</w:t>
      </w:r>
      <w:r w:rsidRPr="001F0710">
        <w:rPr>
          <w:color w:val="000000"/>
          <w:sz w:val="28"/>
          <w:szCs w:val="28"/>
        </w:rPr>
        <w:t xml:space="preserve"> </w:t>
      </w:r>
      <w:r w:rsidRPr="001F0710">
        <w:rPr>
          <w:color w:val="000000"/>
          <w:sz w:val="28"/>
          <w:szCs w:val="28"/>
        </w:rPr>
        <w:t>insertion sort, quick sort. But often we fail to understand the core idea of a</w:t>
      </w:r>
      <w:r w:rsidRPr="001F0710">
        <w:rPr>
          <w:color w:val="000000"/>
          <w:sz w:val="28"/>
          <w:szCs w:val="28"/>
        </w:rPr>
        <w:t xml:space="preserve"> </w:t>
      </w:r>
      <w:r w:rsidRPr="001F0710">
        <w:rPr>
          <w:color w:val="000000"/>
          <w:sz w:val="28"/>
          <w:szCs w:val="28"/>
        </w:rPr>
        <w:t>particular algorithm, maybe because we are unable to visualize how</w:t>
      </w:r>
      <w:r w:rsidRPr="001F0710">
        <w:rPr>
          <w:color w:val="000000"/>
          <w:sz w:val="28"/>
          <w:szCs w:val="28"/>
        </w:rPr>
        <w:t xml:space="preserve"> </w:t>
      </w:r>
      <w:r w:rsidRPr="001F0710">
        <w:rPr>
          <w:color w:val="000000"/>
          <w:sz w:val="28"/>
          <w:szCs w:val="28"/>
        </w:rPr>
        <w:t>they</w:t>
      </w:r>
      <w:r w:rsidRPr="001F0710">
        <w:rPr>
          <w:color w:val="000000"/>
          <w:sz w:val="28"/>
          <w:szCs w:val="28"/>
        </w:rPr>
        <w:t xml:space="preserve"> </w:t>
      </w:r>
      <w:r w:rsidRPr="001F0710">
        <w:rPr>
          <w:color w:val="000000"/>
          <w:sz w:val="28"/>
          <w:szCs w:val="28"/>
        </w:rPr>
        <w:t xml:space="preserve">work. </w:t>
      </w:r>
      <w:proofErr w:type="gramStart"/>
      <w:r w:rsidRPr="001F0710">
        <w:rPr>
          <w:color w:val="000000"/>
          <w:sz w:val="28"/>
          <w:szCs w:val="28"/>
        </w:rPr>
        <w:t>So</w:t>
      </w:r>
      <w:proofErr w:type="gramEnd"/>
      <w:r w:rsidRPr="001F0710">
        <w:rPr>
          <w:color w:val="000000"/>
          <w:sz w:val="28"/>
          <w:szCs w:val="28"/>
        </w:rPr>
        <w:t xml:space="preserve"> the most important thing to understand about these algorithms </w:t>
      </w:r>
      <w:r w:rsidRPr="001F0710">
        <w:rPr>
          <w:color w:val="000000"/>
          <w:sz w:val="28"/>
          <w:szCs w:val="28"/>
        </w:rPr>
        <w:t xml:space="preserve">I </w:t>
      </w:r>
      <w:r w:rsidRPr="001F0710">
        <w:rPr>
          <w:color w:val="000000"/>
          <w:sz w:val="28"/>
          <w:szCs w:val="28"/>
        </w:rPr>
        <w:t>visualization.</w:t>
      </w:r>
      <w:r w:rsidRPr="001F0710">
        <w:rPr>
          <w:color w:val="000000"/>
          <w:sz w:val="28"/>
          <w:szCs w:val="28"/>
        </w:rPr>
        <w:t xml:space="preserve"> </w:t>
      </w:r>
    </w:p>
    <w:p w14:paraId="3EB7EEAD" w14:textId="40B4EB07" w:rsidR="009A2E4E" w:rsidRPr="001F0710" w:rsidRDefault="009A2E4E" w:rsidP="0028324D">
      <w:pPr>
        <w:pStyle w:val="NormalWeb"/>
        <w:spacing w:before="195" w:after="0" w:line="360" w:lineRule="auto"/>
        <w:ind w:left="720" w:right="643" w:firstLine="720"/>
        <w:jc w:val="both"/>
        <w:rPr>
          <w:color w:val="000000"/>
          <w:sz w:val="28"/>
          <w:szCs w:val="28"/>
        </w:rPr>
      </w:pPr>
      <w:r w:rsidRPr="001F0710">
        <w:rPr>
          <w:color w:val="000000"/>
          <w:sz w:val="28"/>
          <w:szCs w:val="28"/>
        </w:rPr>
        <w:t>That’s why we are making this project to let everyone understand how</w:t>
      </w:r>
      <w:r w:rsidRPr="001F0710">
        <w:rPr>
          <w:color w:val="000000"/>
          <w:sz w:val="28"/>
          <w:szCs w:val="28"/>
        </w:rPr>
        <w:t xml:space="preserve"> </w:t>
      </w:r>
      <w:r w:rsidRPr="001F0710">
        <w:rPr>
          <w:color w:val="000000"/>
          <w:sz w:val="28"/>
          <w:szCs w:val="28"/>
        </w:rPr>
        <w:t>these algorithms work and through this project you also will get a dee</w:t>
      </w:r>
      <w:r w:rsidRPr="001F0710">
        <w:rPr>
          <w:color w:val="000000"/>
          <w:sz w:val="28"/>
          <w:szCs w:val="28"/>
        </w:rPr>
        <w:t xml:space="preserve"> </w:t>
      </w:r>
      <w:r w:rsidRPr="001F0710">
        <w:rPr>
          <w:color w:val="000000"/>
          <w:sz w:val="28"/>
          <w:szCs w:val="28"/>
        </w:rPr>
        <w:t>understanding of such sorting algorithms.</w:t>
      </w:r>
      <w:r w:rsidRPr="001F0710">
        <w:rPr>
          <w:color w:val="000000"/>
          <w:sz w:val="28"/>
          <w:szCs w:val="28"/>
        </w:rPr>
        <w:t xml:space="preserve"> </w:t>
      </w:r>
    </w:p>
    <w:p w14:paraId="471DEEC4" w14:textId="625DACB8" w:rsidR="009A2E4E" w:rsidRPr="001F0710" w:rsidRDefault="009A2E4E" w:rsidP="0028324D">
      <w:pPr>
        <w:pStyle w:val="NormalWeb"/>
        <w:spacing w:before="195" w:after="0" w:line="360" w:lineRule="auto"/>
        <w:ind w:left="720" w:right="643" w:firstLine="720"/>
        <w:jc w:val="both"/>
        <w:rPr>
          <w:color w:val="000000"/>
          <w:sz w:val="28"/>
          <w:szCs w:val="28"/>
        </w:rPr>
      </w:pPr>
      <w:r w:rsidRPr="001F0710">
        <w:rPr>
          <w:color w:val="000000"/>
          <w:sz w:val="28"/>
          <w:szCs w:val="28"/>
        </w:rPr>
        <w:t>AI Playground will guide you step by step to complete this project and at</w:t>
      </w:r>
      <w:r w:rsidRPr="001F0710">
        <w:rPr>
          <w:color w:val="000000"/>
          <w:sz w:val="28"/>
          <w:szCs w:val="28"/>
        </w:rPr>
        <w:t xml:space="preserve"> </w:t>
      </w:r>
      <w:r w:rsidRPr="001F0710">
        <w:rPr>
          <w:color w:val="000000"/>
          <w:sz w:val="28"/>
          <w:szCs w:val="28"/>
        </w:rPr>
        <w:t>the end of this project you will have an immense grip on some core</w:t>
      </w:r>
      <w:r w:rsidRPr="001F0710">
        <w:rPr>
          <w:color w:val="000000"/>
          <w:sz w:val="28"/>
          <w:szCs w:val="28"/>
        </w:rPr>
        <w:t xml:space="preserve"> </w:t>
      </w:r>
      <w:r w:rsidRPr="001F0710">
        <w:rPr>
          <w:color w:val="000000"/>
          <w:sz w:val="28"/>
          <w:szCs w:val="28"/>
        </w:rPr>
        <w:t xml:space="preserve">concepts of Python as well. Adding this project on your </w:t>
      </w:r>
      <w:r w:rsidRPr="001F0710">
        <w:rPr>
          <w:color w:val="000000"/>
          <w:sz w:val="28"/>
          <w:szCs w:val="28"/>
        </w:rPr>
        <w:lastRenderedPageBreak/>
        <w:t>resume will</w:t>
      </w:r>
      <w:r w:rsidRPr="001F0710">
        <w:rPr>
          <w:color w:val="000000"/>
          <w:sz w:val="28"/>
          <w:szCs w:val="28"/>
        </w:rPr>
        <w:t xml:space="preserve"> </w:t>
      </w:r>
      <w:r w:rsidRPr="001F0710">
        <w:rPr>
          <w:color w:val="000000"/>
          <w:sz w:val="28"/>
          <w:szCs w:val="28"/>
        </w:rPr>
        <w:t>showcase your skills and add a great value to your profile.</w:t>
      </w:r>
      <w:r w:rsidRPr="001F0710">
        <w:rPr>
          <w:color w:val="000000"/>
          <w:sz w:val="28"/>
          <w:szCs w:val="28"/>
        </w:rPr>
        <w:t xml:space="preserve">  </w:t>
      </w:r>
    </w:p>
    <w:p w14:paraId="7331CC75" w14:textId="6F706B0C" w:rsidR="009A2E4E" w:rsidRPr="001F0710" w:rsidRDefault="009A2E4E" w:rsidP="0028324D">
      <w:pPr>
        <w:pStyle w:val="NormalWeb"/>
        <w:spacing w:before="195" w:after="0" w:line="360" w:lineRule="auto"/>
        <w:ind w:left="720" w:right="643" w:firstLine="720"/>
        <w:jc w:val="both"/>
        <w:rPr>
          <w:color w:val="000000"/>
          <w:sz w:val="28"/>
          <w:szCs w:val="28"/>
        </w:rPr>
      </w:pPr>
      <w:r w:rsidRPr="001F0710">
        <w:rPr>
          <w:color w:val="000000"/>
          <w:sz w:val="28"/>
          <w:szCs w:val="28"/>
        </w:rPr>
        <w:t>This project is a good start for beginners and a refresher for professionals</w:t>
      </w:r>
      <w:r w:rsidRPr="001F0710">
        <w:rPr>
          <w:color w:val="000000"/>
          <w:sz w:val="28"/>
          <w:szCs w:val="28"/>
        </w:rPr>
        <w:t xml:space="preserve"> </w:t>
      </w:r>
      <w:r w:rsidRPr="001F0710">
        <w:rPr>
          <w:color w:val="000000"/>
          <w:sz w:val="28"/>
          <w:szCs w:val="28"/>
        </w:rPr>
        <w:t>who have dabbled in data structures and algorithms using Python before</w:t>
      </w:r>
      <w:r w:rsidRPr="001F0710">
        <w:rPr>
          <w:color w:val="000000"/>
          <w:sz w:val="28"/>
          <w:szCs w:val="28"/>
        </w:rPr>
        <w:t xml:space="preserve"> </w:t>
      </w:r>
      <w:r w:rsidRPr="001F0710">
        <w:rPr>
          <w:color w:val="000000"/>
          <w:sz w:val="28"/>
          <w:szCs w:val="28"/>
        </w:rPr>
        <w:t>and also web developers. The methodology can be applied to showcase an</w:t>
      </w:r>
      <w:r w:rsidRPr="001F0710">
        <w:rPr>
          <w:color w:val="000000"/>
          <w:sz w:val="28"/>
          <w:szCs w:val="28"/>
        </w:rPr>
        <w:t xml:space="preserve">y </w:t>
      </w:r>
      <w:r w:rsidRPr="001F0710">
        <w:rPr>
          <w:color w:val="000000"/>
          <w:sz w:val="28"/>
          <w:szCs w:val="28"/>
        </w:rPr>
        <w:t>algorithm of one's choosing, so feel free to innovate!</w:t>
      </w:r>
    </w:p>
    <w:p w14:paraId="46C78DBD" w14:textId="77777777" w:rsidR="009A2E4E" w:rsidRPr="001F0710" w:rsidRDefault="009A2E4E">
      <w:pPr>
        <w:rPr>
          <w:rFonts w:ascii="Times New Roman" w:eastAsia="Times New Roman" w:hAnsi="Times New Roman" w:cs="Times New Roman"/>
          <w:color w:val="000000"/>
          <w:sz w:val="28"/>
          <w:szCs w:val="28"/>
          <w:lang w:eastAsia="en-IN"/>
        </w:rPr>
      </w:pPr>
      <w:r w:rsidRPr="001F0710">
        <w:rPr>
          <w:rFonts w:ascii="Times New Roman" w:hAnsi="Times New Roman" w:cs="Times New Roman"/>
          <w:color w:val="000000"/>
          <w:sz w:val="28"/>
          <w:szCs w:val="28"/>
        </w:rPr>
        <w:br w:type="page"/>
      </w:r>
    </w:p>
    <w:p w14:paraId="7889F0FE" w14:textId="77777777" w:rsidR="009A2E4E" w:rsidRPr="001F0710" w:rsidRDefault="009A2E4E" w:rsidP="009A2E4E">
      <w:pPr>
        <w:pStyle w:val="NormalWeb"/>
        <w:spacing w:before="195" w:after="0" w:line="360" w:lineRule="auto"/>
        <w:ind w:left="720" w:right="643" w:firstLine="720"/>
        <w:jc w:val="center"/>
        <w:rPr>
          <w:b/>
          <w:bCs/>
          <w:color w:val="000000"/>
          <w:sz w:val="36"/>
          <w:szCs w:val="36"/>
        </w:rPr>
      </w:pPr>
      <w:r w:rsidRPr="001F0710">
        <w:rPr>
          <w:b/>
          <w:bCs/>
          <w:color w:val="000000"/>
          <w:sz w:val="36"/>
          <w:szCs w:val="36"/>
        </w:rPr>
        <w:lastRenderedPageBreak/>
        <w:t>Chapter 2</w:t>
      </w:r>
    </w:p>
    <w:p w14:paraId="1C8C0E6E" w14:textId="563EC4A6" w:rsidR="009A2E4E" w:rsidRPr="001F0710" w:rsidRDefault="009A2E4E" w:rsidP="0028324D">
      <w:pPr>
        <w:pStyle w:val="NormalWeb"/>
        <w:spacing w:before="195" w:after="0" w:line="360" w:lineRule="auto"/>
        <w:ind w:left="720" w:right="643" w:firstLine="720"/>
        <w:jc w:val="center"/>
        <w:rPr>
          <w:b/>
          <w:bCs/>
          <w:color w:val="000000"/>
          <w:sz w:val="36"/>
          <w:szCs w:val="36"/>
        </w:rPr>
      </w:pPr>
      <w:r w:rsidRPr="001F0710">
        <w:rPr>
          <w:b/>
          <w:bCs/>
          <w:color w:val="000000"/>
          <w:sz w:val="36"/>
          <w:szCs w:val="36"/>
        </w:rPr>
        <w:t>Literature Survey</w:t>
      </w:r>
    </w:p>
    <w:p w14:paraId="78B10FB5" w14:textId="0E416A36" w:rsidR="009A2E4E" w:rsidRPr="001F0710" w:rsidRDefault="009A2E4E" w:rsidP="0028324D">
      <w:pPr>
        <w:pStyle w:val="NormalWeb"/>
        <w:spacing w:before="195" w:after="0" w:line="360" w:lineRule="auto"/>
        <w:ind w:left="720" w:right="643" w:firstLine="720"/>
        <w:jc w:val="both"/>
        <w:rPr>
          <w:color w:val="000000"/>
          <w:sz w:val="28"/>
          <w:szCs w:val="28"/>
        </w:rPr>
      </w:pPr>
      <w:r w:rsidRPr="001F0710">
        <w:rPr>
          <w:color w:val="000000"/>
          <w:sz w:val="28"/>
          <w:szCs w:val="28"/>
        </w:rPr>
        <w:t>A literature survey was carried out to find various papers published in</w:t>
      </w:r>
      <w:r w:rsidRPr="001F0710">
        <w:rPr>
          <w:color w:val="000000"/>
          <w:sz w:val="28"/>
          <w:szCs w:val="28"/>
        </w:rPr>
        <w:t xml:space="preserve"> </w:t>
      </w:r>
      <w:r w:rsidRPr="001F0710">
        <w:rPr>
          <w:color w:val="000000"/>
          <w:sz w:val="28"/>
          <w:szCs w:val="28"/>
        </w:rPr>
        <w:t>international journals such as ICCES etc. related Sorting Visualizer</w:t>
      </w:r>
      <w:r w:rsidRPr="001F0710">
        <w:rPr>
          <w:color w:val="000000"/>
          <w:sz w:val="28"/>
          <w:szCs w:val="28"/>
        </w:rPr>
        <w:t xml:space="preserve">. </w:t>
      </w:r>
      <w:r w:rsidRPr="001F0710">
        <w:rPr>
          <w:color w:val="000000"/>
          <w:sz w:val="28"/>
          <w:szCs w:val="28"/>
        </w:rPr>
        <w:t>Online sorting platforms, E-learning platforms.</w:t>
      </w:r>
    </w:p>
    <w:p w14:paraId="3BB49AE6" w14:textId="77777777" w:rsidR="009A2E4E" w:rsidRPr="001F0710" w:rsidRDefault="009A2E4E" w:rsidP="00726253">
      <w:pPr>
        <w:pStyle w:val="NormalWeb"/>
        <w:spacing w:before="195" w:after="0" w:line="360" w:lineRule="auto"/>
        <w:ind w:right="643" w:firstLine="720"/>
        <w:rPr>
          <w:b/>
          <w:bCs/>
          <w:color w:val="000000"/>
          <w:sz w:val="32"/>
          <w:szCs w:val="32"/>
        </w:rPr>
      </w:pPr>
      <w:r w:rsidRPr="001F0710">
        <w:rPr>
          <w:b/>
          <w:bCs/>
          <w:color w:val="000000"/>
          <w:sz w:val="32"/>
          <w:szCs w:val="32"/>
        </w:rPr>
        <w:t>2.1 Survey of Existing System</w:t>
      </w:r>
    </w:p>
    <w:p w14:paraId="6ED8D931" w14:textId="77777777" w:rsidR="00726253" w:rsidRPr="001F0710" w:rsidRDefault="009A2E4E" w:rsidP="0028324D">
      <w:pPr>
        <w:pStyle w:val="NormalWeb"/>
        <w:spacing w:before="195" w:after="0" w:line="360" w:lineRule="auto"/>
        <w:ind w:left="720" w:right="643" w:firstLine="720"/>
        <w:jc w:val="both"/>
        <w:rPr>
          <w:color w:val="000000"/>
          <w:sz w:val="28"/>
          <w:szCs w:val="28"/>
        </w:rPr>
      </w:pPr>
      <w:r w:rsidRPr="001F0710">
        <w:rPr>
          <w:color w:val="000000"/>
          <w:sz w:val="28"/>
          <w:szCs w:val="28"/>
        </w:rPr>
        <w:t>Web based learning is an interaction on the World Wide Web which can</w:t>
      </w:r>
      <w:r w:rsidR="00726253" w:rsidRPr="001F0710">
        <w:rPr>
          <w:color w:val="000000"/>
          <w:sz w:val="28"/>
          <w:szCs w:val="28"/>
        </w:rPr>
        <w:t xml:space="preserve"> </w:t>
      </w:r>
      <w:r w:rsidRPr="001F0710">
        <w:rPr>
          <w:color w:val="000000"/>
          <w:sz w:val="28"/>
          <w:szCs w:val="28"/>
        </w:rPr>
        <w:t>run on any devices you want pc/laptops/mobile/tablets etc. that can be</w:t>
      </w:r>
      <w:r w:rsidR="00726253" w:rsidRPr="001F0710">
        <w:rPr>
          <w:color w:val="000000"/>
          <w:sz w:val="28"/>
          <w:szCs w:val="28"/>
        </w:rPr>
        <w:t xml:space="preserve"> </w:t>
      </w:r>
      <w:r w:rsidRPr="001F0710">
        <w:rPr>
          <w:color w:val="000000"/>
          <w:sz w:val="28"/>
          <w:szCs w:val="28"/>
        </w:rPr>
        <w:t>accessed anywhere and has capability of an excellent searching system,</w:t>
      </w:r>
      <w:r w:rsidR="00726253" w:rsidRPr="001F0710">
        <w:rPr>
          <w:color w:val="000000"/>
          <w:sz w:val="28"/>
          <w:szCs w:val="28"/>
        </w:rPr>
        <w:t xml:space="preserve"> </w:t>
      </w:r>
      <w:r w:rsidRPr="001F0710">
        <w:rPr>
          <w:color w:val="000000"/>
          <w:sz w:val="28"/>
          <w:szCs w:val="28"/>
        </w:rPr>
        <w:t>rich interaction and full support towards an effective learning and</w:t>
      </w:r>
      <w:r w:rsidR="00726253" w:rsidRPr="001F0710">
        <w:rPr>
          <w:color w:val="000000"/>
          <w:sz w:val="28"/>
          <w:szCs w:val="28"/>
        </w:rPr>
        <w:t xml:space="preserve"> </w:t>
      </w:r>
      <w:r w:rsidRPr="001F0710">
        <w:rPr>
          <w:color w:val="000000"/>
          <w:sz w:val="28"/>
          <w:szCs w:val="28"/>
        </w:rPr>
        <w:t>performance-based assessment. In addition, it has a characteristic of not</w:t>
      </w:r>
      <w:r w:rsidR="00726253" w:rsidRPr="001F0710">
        <w:rPr>
          <w:color w:val="000000"/>
          <w:sz w:val="28"/>
          <w:szCs w:val="28"/>
        </w:rPr>
        <w:t xml:space="preserve"> </w:t>
      </w:r>
      <w:r w:rsidRPr="001F0710">
        <w:rPr>
          <w:color w:val="000000"/>
          <w:sz w:val="28"/>
          <w:szCs w:val="28"/>
        </w:rPr>
        <w:t>being dependent on time and space. There are no minimum requirements</w:t>
      </w:r>
      <w:r w:rsidR="00726253" w:rsidRPr="001F0710">
        <w:rPr>
          <w:color w:val="000000"/>
          <w:sz w:val="28"/>
          <w:szCs w:val="28"/>
        </w:rPr>
        <w:t xml:space="preserve"> </w:t>
      </w:r>
      <w:r w:rsidRPr="001F0710">
        <w:rPr>
          <w:color w:val="000000"/>
          <w:sz w:val="28"/>
          <w:szCs w:val="28"/>
        </w:rPr>
        <w:t>of device specifications because it's a web application. According to</w:t>
      </w:r>
      <w:r w:rsidR="00726253" w:rsidRPr="001F0710">
        <w:rPr>
          <w:color w:val="000000"/>
          <w:sz w:val="28"/>
          <w:szCs w:val="28"/>
        </w:rPr>
        <w:t xml:space="preserve"> </w:t>
      </w:r>
      <w:r w:rsidRPr="001F0710">
        <w:rPr>
          <w:color w:val="000000"/>
          <w:sz w:val="28"/>
          <w:szCs w:val="28"/>
        </w:rPr>
        <w:t xml:space="preserve">survey </w:t>
      </w:r>
      <w:proofErr w:type="gramStart"/>
      <w:r w:rsidRPr="001F0710">
        <w:rPr>
          <w:color w:val="000000"/>
          <w:sz w:val="28"/>
          <w:szCs w:val="28"/>
        </w:rPr>
        <w:t>visualgo.net ,</w:t>
      </w:r>
      <w:proofErr w:type="gramEnd"/>
      <w:r w:rsidRPr="001F0710">
        <w:rPr>
          <w:color w:val="000000"/>
          <w:sz w:val="28"/>
          <w:szCs w:val="28"/>
        </w:rPr>
        <w:t xml:space="preserve"> sortvisualizer.com, clementmihailescu.github.io,</w:t>
      </w:r>
      <w:r w:rsidR="00726253" w:rsidRPr="001F0710">
        <w:rPr>
          <w:color w:val="000000"/>
          <w:sz w:val="28"/>
          <w:szCs w:val="28"/>
        </w:rPr>
        <w:t xml:space="preserve"> </w:t>
      </w:r>
      <w:r w:rsidRPr="001F0710">
        <w:rPr>
          <w:color w:val="000000"/>
          <w:sz w:val="28"/>
          <w:szCs w:val="28"/>
        </w:rPr>
        <w:t>etc. We have found that all the existing web app do not provide</w:t>
      </w:r>
      <w:r w:rsidR="00726253" w:rsidRPr="001F0710">
        <w:rPr>
          <w:color w:val="000000"/>
          <w:sz w:val="28"/>
          <w:szCs w:val="28"/>
        </w:rPr>
        <w:t xml:space="preserve"> </w:t>
      </w:r>
      <w:r w:rsidRPr="001F0710">
        <w:rPr>
          <w:color w:val="000000"/>
          <w:sz w:val="28"/>
          <w:szCs w:val="28"/>
        </w:rPr>
        <w:t>advanced algorithm visualizers. Some of the web app only provide</w:t>
      </w:r>
      <w:r w:rsidR="00726253" w:rsidRPr="001F0710">
        <w:rPr>
          <w:color w:val="000000"/>
          <w:sz w:val="28"/>
          <w:szCs w:val="28"/>
        </w:rPr>
        <w:t xml:space="preserve"> </w:t>
      </w:r>
      <w:r w:rsidRPr="001F0710">
        <w:rPr>
          <w:color w:val="000000"/>
          <w:sz w:val="28"/>
          <w:szCs w:val="28"/>
        </w:rPr>
        <w:t>limited handling to the users like the only have to work with specific</w:t>
      </w:r>
      <w:r w:rsidR="00726253" w:rsidRPr="001F0710">
        <w:rPr>
          <w:color w:val="000000"/>
          <w:sz w:val="28"/>
          <w:szCs w:val="28"/>
        </w:rPr>
        <w:t xml:space="preserve"> </w:t>
      </w:r>
      <w:r w:rsidRPr="001F0710">
        <w:rPr>
          <w:color w:val="000000"/>
          <w:sz w:val="28"/>
          <w:szCs w:val="28"/>
        </w:rPr>
        <w:t>inputs and you cannot use you own inputs. The advantages and</w:t>
      </w:r>
      <w:r w:rsidR="00726253" w:rsidRPr="001F0710">
        <w:rPr>
          <w:color w:val="000000"/>
          <w:sz w:val="28"/>
          <w:szCs w:val="28"/>
        </w:rPr>
        <w:t xml:space="preserve"> </w:t>
      </w:r>
      <w:r w:rsidRPr="001F0710">
        <w:rPr>
          <w:color w:val="000000"/>
          <w:sz w:val="28"/>
          <w:szCs w:val="28"/>
        </w:rPr>
        <w:t xml:space="preserve">disadvantages have also been </w:t>
      </w:r>
      <w:proofErr w:type="spellStart"/>
      <w:r w:rsidRPr="001F0710">
        <w:rPr>
          <w:color w:val="000000"/>
          <w:sz w:val="28"/>
          <w:szCs w:val="28"/>
        </w:rPr>
        <w:t>analyzed</w:t>
      </w:r>
      <w:proofErr w:type="spellEnd"/>
      <w:r w:rsidRPr="001F0710">
        <w:rPr>
          <w:color w:val="000000"/>
          <w:sz w:val="28"/>
          <w:szCs w:val="28"/>
        </w:rPr>
        <w:t xml:space="preserve"> during this survey which </w:t>
      </w:r>
      <w:r w:rsidR="00726253" w:rsidRPr="001F0710">
        <w:rPr>
          <w:color w:val="000000"/>
          <w:sz w:val="28"/>
          <w:szCs w:val="28"/>
        </w:rPr>
        <w:t xml:space="preserve">I </w:t>
      </w:r>
      <w:r w:rsidRPr="001F0710">
        <w:rPr>
          <w:color w:val="000000"/>
          <w:sz w:val="28"/>
          <w:szCs w:val="28"/>
        </w:rPr>
        <w:t>available in [2.2</w:t>
      </w:r>
      <w:proofErr w:type="gramStart"/>
      <w:r w:rsidRPr="001F0710">
        <w:rPr>
          <w:color w:val="000000"/>
          <w:sz w:val="28"/>
          <w:szCs w:val="28"/>
        </w:rPr>
        <w:t>] .</w:t>
      </w:r>
      <w:proofErr w:type="gramEnd"/>
    </w:p>
    <w:p w14:paraId="27C298E6" w14:textId="7E48CD7C" w:rsidR="00B7137F" w:rsidRPr="001F0710" w:rsidRDefault="00726253" w:rsidP="0028324D">
      <w:pPr>
        <w:pStyle w:val="NormalWeb"/>
        <w:spacing w:before="195" w:after="0" w:line="360" w:lineRule="auto"/>
        <w:ind w:left="720" w:right="643" w:firstLine="720"/>
        <w:jc w:val="both"/>
        <w:rPr>
          <w:color w:val="000000"/>
          <w:sz w:val="28"/>
          <w:szCs w:val="28"/>
        </w:rPr>
      </w:pPr>
      <w:r w:rsidRPr="001F0710">
        <w:rPr>
          <w:color w:val="000000"/>
          <w:sz w:val="28"/>
          <w:szCs w:val="28"/>
        </w:rPr>
        <w:t xml:space="preserve"> </w:t>
      </w:r>
      <w:r w:rsidR="009A2E4E" w:rsidRPr="001F0710">
        <w:rPr>
          <w:color w:val="000000"/>
          <w:sz w:val="28"/>
          <w:szCs w:val="28"/>
        </w:rPr>
        <w:t>The system workflow of the proposed system is shown as the user starts</w:t>
      </w:r>
      <w:r w:rsidRPr="001F0710">
        <w:rPr>
          <w:color w:val="000000"/>
          <w:sz w:val="28"/>
          <w:szCs w:val="28"/>
        </w:rPr>
        <w:t xml:space="preserve"> </w:t>
      </w:r>
      <w:r w:rsidR="009A2E4E" w:rsidRPr="001F0710">
        <w:rPr>
          <w:color w:val="000000"/>
          <w:sz w:val="28"/>
          <w:szCs w:val="28"/>
        </w:rPr>
        <w:t>the app. The system works on the principle as shown in the Figure 2.1 .</w:t>
      </w:r>
      <w:r w:rsidRPr="001F0710">
        <w:rPr>
          <w:color w:val="000000"/>
          <w:sz w:val="28"/>
          <w:szCs w:val="28"/>
        </w:rPr>
        <w:t xml:space="preserve"> </w:t>
      </w:r>
      <w:r w:rsidR="009A2E4E" w:rsidRPr="001F0710">
        <w:rPr>
          <w:color w:val="000000"/>
          <w:sz w:val="28"/>
          <w:szCs w:val="28"/>
        </w:rPr>
        <w:t>It shows how the Visualizer works with the data entered or pre-written in</w:t>
      </w:r>
      <w:r w:rsidRPr="001F0710">
        <w:rPr>
          <w:color w:val="000000"/>
          <w:sz w:val="28"/>
          <w:szCs w:val="28"/>
        </w:rPr>
        <w:t xml:space="preserve"> </w:t>
      </w:r>
      <w:r w:rsidR="009A2E4E" w:rsidRPr="001F0710">
        <w:rPr>
          <w:color w:val="000000"/>
          <w:sz w:val="28"/>
          <w:szCs w:val="28"/>
        </w:rPr>
        <w:t xml:space="preserve">the system and it is </w:t>
      </w:r>
      <w:proofErr w:type="spellStart"/>
      <w:r w:rsidR="009A2E4E" w:rsidRPr="001F0710">
        <w:rPr>
          <w:color w:val="000000"/>
          <w:sz w:val="28"/>
          <w:szCs w:val="28"/>
        </w:rPr>
        <w:t>analyzed</w:t>
      </w:r>
      <w:proofErr w:type="spellEnd"/>
      <w:r w:rsidR="009A2E4E" w:rsidRPr="001F0710">
        <w:rPr>
          <w:color w:val="000000"/>
          <w:sz w:val="28"/>
          <w:szCs w:val="28"/>
        </w:rPr>
        <w:t xml:space="preserve"> and then return the output that you desire</w:t>
      </w:r>
      <w:r w:rsidRPr="001F0710">
        <w:rPr>
          <w:color w:val="000000"/>
          <w:sz w:val="28"/>
          <w:szCs w:val="28"/>
        </w:rPr>
        <w:t xml:space="preserve"> </w:t>
      </w:r>
      <w:r w:rsidR="009A2E4E" w:rsidRPr="001F0710">
        <w:rPr>
          <w:color w:val="000000"/>
          <w:sz w:val="28"/>
          <w:szCs w:val="28"/>
        </w:rPr>
        <w:t xml:space="preserve">This AI Playground is used for </w:t>
      </w:r>
      <w:r w:rsidR="009A2E4E" w:rsidRPr="001F0710">
        <w:rPr>
          <w:color w:val="000000"/>
          <w:sz w:val="28"/>
          <w:szCs w:val="28"/>
        </w:rPr>
        <w:lastRenderedPageBreak/>
        <w:t>visualization and more clear</w:t>
      </w:r>
      <w:r w:rsidRPr="001F0710">
        <w:rPr>
          <w:color w:val="000000"/>
          <w:sz w:val="28"/>
          <w:szCs w:val="28"/>
        </w:rPr>
        <w:t xml:space="preserve"> </w:t>
      </w:r>
      <w:r w:rsidR="009A2E4E" w:rsidRPr="001F0710">
        <w:rPr>
          <w:color w:val="000000"/>
          <w:sz w:val="28"/>
          <w:szCs w:val="28"/>
        </w:rPr>
        <w:t>understanding of how the algorithm works for all students and teachers.</w:t>
      </w:r>
      <w:r w:rsidRPr="001F0710">
        <w:rPr>
          <w:color w:val="000000"/>
          <w:sz w:val="28"/>
          <w:szCs w:val="28"/>
        </w:rPr>
        <w:t xml:space="preserve"> </w:t>
      </w:r>
      <w:r w:rsidR="009A2E4E" w:rsidRPr="001F0710">
        <w:rPr>
          <w:color w:val="000000"/>
          <w:sz w:val="28"/>
          <w:szCs w:val="28"/>
        </w:rPr>
        <w:t>Which will help them in their studies and teaching purposes</w:t>
      </w:r>
    </w:p>
    <w:p w14:paraId="3203BF20" w14:textId="4A001478" w:rsidR="00726253" w:rsidRPr="001F0710" w:rsidRDefault="00726253" w:rsidP="00726253">
      <w:pPr>
        <w:pStyle w:val="NormalWeb"/>
        <w:spacing w:before="195" w:after="0" w:line="360" w:lineRule="auto"/>
        <w:ind w:right="643"/>
        <w:jc w:val="center"/>
        <w:rPr>
          <w:color w:val="000000"/>
          <w:sz w:val="28"/>
          <w:szCs w:val="28"/>
        </w:rPr>
      </w:pPr>
      <w:r w:rsidRPr="001F0710">
        <w:rPr>
          <w:noProof/>
          <w:color w:val="000000"/>
          <w:sz w:val="20"/>
          <w:szCs w:val="20"/>
          <w:bdr w:val="none" w:sz="0" w:space="0" w:color="auto" w:frame="1"/>
        </w:rPr>
        <w:drawing>
          <wp:inline distT="0" distB="0" distL="0" distR="0" wp14:anchorId="63FF0176" wp14:editId="36E1CA47">
            <wp:extent cx="5731510" cy="21723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172335"/>
                    </a:xfrm>
                    <a:prstGeom prst="rect">
                      <a:avLst/>
                    </a:prstGeom>
                    <a:noFill/>
                    <a:ln>
                      <a:noFill/>
                    </a:ln>
                  </pic:spPr>
                </pic:pic>
              </a:graphicData>
            </a:graphic>
          </wp:inline>
        </w:drawing>
      </w:r>
    </w:p>
    <w:p w14:paraId="001E1458" w14:textId="61F16D65" w:rsidR="00726253" w:rsidRPr="001F0710" w:rsidRDefault="00726253" w:rsidP="00726253">
      <w:pPr>
        <w:pStyle w:val="NormalWeb"/>
        <w:spacing w:before="195" w:after="0" w:line="360" w:lineRule="auto"/>
        <w:ind w:right="643"/>
        <w:jc w:val="center"/>
        <w:rPr>
          <w:b/>
          <w:bCs/>
          <w:color w:val="000000"/>
          <w:sz w:val="28"/>
          <w:szCs w:val="28"/>
        </w:rPr>
      </w:pPr>
      <w:r w:rsidRPr="001F0710">
        <w:rPr>
          <w:b/>
          <w:bCs/>
          <w:color w:val="000000"/>
          <w:sz w:val="28"/>
          <w:szCs w:val="28"/>
        </w:rPr>
        <w:t>Figure 2.1: System workflow</w:t>
      </w:r>
    </w:p>
    <w:p w14:paraId="05FEB887" w14:textId="7ECD1265" w:rsidR="00726253" w:rsidRPr="001F0710" w:rsidRDefault="00726253" w:rsidP="0028324D">
      <w:pPr>
        <w:pStyle w:val="NormalWeb"/>
        <w:spacing w:before="195" w:after="0" w:line="360" w:lineRule="auto"/>
        <w:ind w:left="720" w:right="643"/>
        <w:rPr>
          <w:b/>
          <w:bCs/>
          <w:color w:val="000000"/>
          <w:sz w:val="32"/>
          <w:szCs w:val="32"/>
        </w:rPr>
      </w:pPr>
      <w:r w:rsidRPr="001F0710">
        <w:rPr>
          <w:b/>
          <w:bCs/>
          <w:color w:val="000000"/>
          <w:sz w:val="32"/>
          <w:szCs w:val="32"/>
        </w:rPr>
        <w:t>2.2 Literature Survey</w:t>
      </w:r>
      <w:r w:rsidR="00703184" w:rsidRPr="001F0710">
        <w:rPr>
          <w:b/>
          <w:bCs/>
          <w:color w:val="000000"/>
          <w:sz w:val="32"/>
          <w:szCs w:val="32"/>
        </w:rPr>
        <w:t xml:space="preserve"> </w:t>
      </w:r>
    </w:p>
    <w:p w14:paraId="2490D194" w14:textId="1E089104" w:rsidR="00726253" w:rsidRPr="001F0710" w:rsidRDefault="00726253" w:rsidP="0028324D">
      <w:pPr>
        <w:pStyle w:val="NormalWeb"/>
        <w:spacing w:before="195" w:after="0" w:line="360" w:lineRule="auto"/>
        <w:ind w:left="720" w:right="643" w:firstLine="720"/>
        <w:rPr>
          <w:color w:val="000000"/>
          <w:sz w:val="28"/>
          <w:szCs w:val="28"/>
        </w:rPr>
      </w:pPr>
      <w:r w:rsidRPr="001F0710">
        <w:rPr>
          <w:color w:val="000000"/>
          <w:sz w:val="28"/>
          <w:szCs w:val="28"/>
        </w:rPr>
        <w:t>Table 2.1 shows the Literature Survey completed for the Mini Project work</w:t>
      </w:r>
      <w:r w:rsidRPr="001F0710">
        <w:rPr>
          <w:color w:val="000000"/>
          <w:sz w:val="28"/>
          <w:szCs w:val="28"/>
        </w:rPr>
        <w:t xml:space="preserve"> </w:t>
      </w:r>
      <w:r w:rsidRPr="001F0710">
        <w:rPr>
          <w:color w:val="000000"/>
          <w:sz w:val="28"/>
          <w:szCs w:val="28"/>
        </w:rPr>
        <w:t>We have referred 3 journal/conference papers and studied the existing syste</w:t>
      </w:r>
      <w:r w:rsidRPr="001F0710">
        <w:rPr>
          <w:color w:val="000000"/>
          <w:sz w:val="28"/>
          <w:szCs w:val="28"/>
        </w:rPr>
        <w:t xml:space="preserve">m </w:t>
      </w:r>
      <w:r w:rsidRPr="001F0710">
        <w:rPr>
          <w:color w:val="000000"/>
          <w:sz w:val="28"/>
          <w:szCs w:val="28"/>
        </w:rPr>
        <w:t>to identify research gaps in their work to enhance the proposed system.</w:t>
      </w:r>
    </w:p>
    <w:p w14:paraId="49B012E1" w14:textId="02D12612" w:rsidR="00726253" w:rsidRPr="001F0710" w:rsidRDefault="00726253" w:rsidP="00726253">
      <w:pPr>
        <w:pStyle w:val="NormalWeb"/>
        <w:spacing w:before="195" w:after="0" w:line="360" w:lineRule="auto"/>
        <w:ind w:right="643"/>
        <w:rPr>
          <w:color w:val="000000"/>
          <w:sz w:val="28"/>
          <w:szCs w:val="28"/>
        </w:rPr>
      </w:pPr>
    </w:p>
    <w:p w14:paraId="2CAE3C55" w14:textId="334D60C6" w:rsidR="00726253" w:rsidRPr="001F0710" w:rsidRDefault="00726253" w:rsidP="00726253">
      <w:pPr>
        <w:pStyle w:val="NormalWeb"/>
        <w:spacing w:before="195" w:after="0" w:line="360" w:lineRule="auto"/>
        <w:ind w:right="643"/>
        <w:rPr>
          <w:color w:val="000000"/>
          <w:sz w:val="28"/>
          <w:szCs w:val="28"/>
        </w:rPr>
      </w:pPr>
    </w:p>
    <w:p w14:paraId="3A8658E2" w14:textId="4F0C9E7B" w:rsidR="00726253" w:rsidRPr="001F0710" w:rsidRDefault="00726253" w:rsidP="00726253">
      <w:pPr>
        <w:pStyle w:val="NormalWeb"/>
        <w:spacing w:before="195" w:after="0" w:line="360" w:lineRule="auto"/>
        <w:ind w:right="643"/>
        <w:rPr>
          <w:color w:val="000000"/>
          <w:sz w:val="28"/>
          <w:szCs w:val="28"/>
        </w:rPr>
      </w:pPr>
    </w:p>
    <w:p w14:paraId="3228C05B" w14:textId="60683D92" w:rsidR="00726253" w:rsidRPr="001F0710" w:rsidRDefault="00726253" w:rsidP="00726253">
      <w:pPr>
        <w:pStyle w:val="NormalWeb"/>
        <w:spacing w:before="195" w:after="0" w:line="360" w:lineRule="auto"/>
        <w:ind w:right="643"/>
        <w:rPr>
          <w:color w:val="000000"/>
          <w:sz w:val="28"/>
          <w:szCs w:val="28"/>
        </w:rPr>
      </w:pPr>
    </w:p>
    <w:p w14:paraId="3F0AEDEB" w14:textId="77777777" w:rsidR="00726253" w:rsidRPr="001F0710" w:rsidRDefault="00726253" w:rsidP="00726253">
      <w:pPr>
        <w:spacing w:after="0" w:line="240" w:lineRule="auto"/>
        <w:ind w:left="3205"/>
        <w:rPr>
          <w:rFonts w:ascii="Times New Roman" w:eastAsia="Times New Roman" w:hAnsi="Times New Roman" w:cs="Times New Roman"/>
          <w:b/>
          <w:bCs/>
          <w:color w:val="000000"/>
          <w:sz w:val="28"/>
          <w:szCs w:val="28"/>
          <w:lang w:eastAsia="en-IN"/>
        </w:rPr>
      </w:pPr>
    </w:p>
    <w:p w14:paraId="00819819" w14:textId="77777777" w:rsidR="00726253" w:rsidRPr="001F0710" w:rsidRDefault="00726253" w:rsidP="00726253">
      <w:pPr>
        <w:spacing w:after="0" w:line="240" w:lineRule="auto"/>
        <w:ind w:left="3205"/>
        <w:rPr>
          <w:rFonts w:ascii="Times New Roman" w:eastAsia="Times New Roman" w:hAnsi="Times New Roman" w:cs="Times New Roman"/>
          <w:b/>
          <w:bCs/>
          <w:color w:val="000000"/>
          <w:sz w:val="28"/>
          <w:szCs w:val="28"/>
          <w:lang w:eastAsia="en-IN"/>
        </w:rPr>
      </w:pPr>
    </w:p>
    <w:p w14:paraId="43F9D51B" w14:textId="06B49C1A" w:rsidR="00726253" w:rsidRPr="001F0710" w:rsidRDefault="00726253" w:rsidP="00726253">
      <w:pPr>
        <w:spacing w:after="0" w:line="240" w:lineRule="auto"/>
        <w:ind w:left="3205"/>
        <w:rPr>
          <w:rFonts w:ascii="Times New Roman" w:eastAsia="Times New Roman" w:hAnsi="Times New Roman" w:cs="Times New Roman"/>
          <w:b/>
          <w:bCs/>
          <w:color w:val="000000"/>
          <w:sz w:val="28"/>
          <w:szCs w:val="28"/>
          <w:lang w:eastAsia="en-IN"/>
        </w:rPr>
      </w:pPr>
      <w:r w:rsidRPr="00726253">
        <w:rPr>
          <w:rFonts w:ascii="Times New Roman" w:eastAsia="Times New Roman" w:hAnsi="Times New Roman" w:cs="Times New Roman"/>
          <w:b/>
          <w:bCs/>
          <w:color w:val="000000"/>
          <w:sz w:val="28"/>
          <w:szCs w:val="28"/>
          <w:lang w:eastAsia="en-IN"/>
        </w:rPr>
        <w:t>Table 2.1 Literature Survey Table:</w:t>
      </w:r>
    </w:p>
    <w:p w14:paraId="59D53A95" w14:textId="77777777" w:rsidR="00726253" w:rsidRPr="00726253" w:rsidRDefault="00726253" w:rsidP="00726253">
      <w:pPr>
        <w:spacing w:after="0" w:line="240" w:lineRule="auto"/>
        <w:ind w:left="3205"/>
        <w:rPr>
          <w:rFonts w:ascii="Times New Roman" w:eastAsia="Times New Roman" w:hAnsi="Times New Roman" w:cs="Times New Roman"/>
          <w:b/>
          <w:bCs/>
          <w:sz w:val="28"/>
          <w:szCs w:val="28"/>
          <w:lang w:eastAsia="en-IN"/>
        </w:rPr>
      </w:pPr>
    </w:p>
    <w:tbl>
      <w:tblPr>
        <w:tblStyle w:val="TableGrid"/>
        <w:tblW w:w="11168" w:type="dxa"/>
        <w:tblInd w:w="-1075" w:type="dxa"/>
        <w:tblLook w:val="04A0" w:firstRow="1" w:lastRow="0" w:firstColumn="1" w:lastColumn="0" w:noHBand="0" w:noVBand="1"/>
      </w:tblPr>
      <w:tblGrid>
        <w:gridCol w:w="2233"/>
        <w:gridCol w:w="1953"/>
        <w:gridCol w:w="1992"/>
        <w:gridCol w:w="2731"/>
        <w:gridCol w:w="2259"/>
      </w:tblGrid>
      <w:tr w:rsidR="00A84ECC" w:rsidRPr="001F0710" w14:paraId="4420008B" w14:textId="77777777" w:rsidTr="00A84ECC">
        <w:trPr>
          <w:trHeight w:val="2208"/>
        </w:trPr>
        <w:tc>
          <w:tcPr>
            <w:tcW w:w="2233" w:type="dxa"/>
          </w:tcPr>
          <w:p w14:paraId="5A7B3DFE" w14:textId="10699094" w:rsidR="00726253" w:rsidRPr="001F0710" w:rsidRDefault="00726253" w:rsidP="00726253">
            <w:pPr>
              <w:pStyle w:val="NormalWeb"/>
              <w:spacing w:before="195" w:after="0" w:line="360" w:lineRule="auto"/>
              <w:ind w:right="643"/>
              <w:rPr>
                <w:color w:val="000000"/>
              </w:rPr>
            </w:pPr>
            <w:r w:rsidRPr="001F0710">
              <w:rPr>
                <w:color w:val="000000"/>
              </w:rPr>
              <w:lastRenderedPageBreak/>
              <w:t>Name of the Paper</w:t>
            </w:r>
          </w:p>
        </w:tc>
        <w:tc>
          <w:tcPr>
            <w:tcW w:w="1953" w:type="dxa"/>
          </w:tcPr>
          <w:p w14:paraId="45062F83" w14:textId="2A8195AA" w:rsidR="00726253" w:rsidRPr="001F0710" w:rsidRDefault="00726253" w:rsidP="00726253">
            <w:pPr>
              <w:pStyle w:val="NormalWeb"/>
              <w:spacing w:before="195" w:after="0" w:line="360" w:lineRule="auto"/>
              <w:ind w:right="643"/>
              <w:rPr>
                <w:color w:val="000000"/>
              </w:rPr>
            </w:pPr>
            <w:r w:rsidRPr="001F0710">
              <w:rPr>
                <w:color w:val="000000"/>
              </w:rPr>
              <w:t>Author and year of Publicatio</w:t>
            </w:r>
            <w:r w:rsidR="00A84ECC" w:rsidRPr="001F0710">
              <w:rPr>
                <w:color w:val="000000"/>
              </w:rPr>
              <w:t>n</w:t>
            </w:r>
          </w:p>
        </w:tc>
        <w:tc>
          <w:tcPr>
            <w:tcW w:w="1992" w:type="dxa"/>
          </w:tcPr>
          <w:p w14:paraId="19598032" w14:textId="0C6FE75A" w:rsidR="00726253" w:rsidRPr="001F0710" w:rsidRDefault="00726253" w:rsidP="00726253">
            <w:pPr>
              <w:pStyle w:val="NormalWeb"/>
              <w:spacing w:before="195" w:after="0" w:line="360" w:lineRule="auto"/>
              <w:ind w:right="643"/>
              <w:rPr>
                <w:color w:val="000000"/>
              </w:rPr>
            </w:pPr>
            <w:r w:rsidRPr="001F0710">
              <w:rPr>
                <w:color w:val="000000"/>
              </w:rPr>
              <w:t>Publication</w:t>
            </w:r>
            <w:r w:rsidR="00A84ECC" w:rsidRPr="001F0710">
              <w:rPr>
                <w:color w:val="000000"/>
              </w:rPr>
              <w:t xml:space="preserve"> Department</w:t>
            </w:r>
          </w:p>
        </w:tc>
        <w:tc>
          <w:tcPr>
            <w:tcW w:w="2731" w:type="dxa"/>
          </w:tcPr>
          <w:p w14:paraId="1997BC35" w14:textId="38263B86" w:rsidR="00726253" w:rsidRPr="001F0710" w:rsidRDefault="00A84ECC" w:rsidP="00726253">
            <w:pPr>
              <w:pStyle w:val="NormalWeb"/>
              <w:spacing w:before="195" w:after="0" w:line="360" w:lineRule="auto"/>
              <w:ind w:right="643"/>
              <w:rPr>
                <w:color w:val="000000"/>
              </w:rPr>
            </w:pPr>
            <w:r w:rsidRPr="001F0710">
              <w:rPr>
                <w:color w:val="000000"/>
              </w:rPr>
              <w:t>Advantages</w:t>
            </w:r>
          </w:p>
        </w:tc>
        <w:tc>
          <w:tcPr>
            <w:tcW w:w="2259" w:type="dxa"/>
          </w:tcPr>
          <w:p w14:paraId="6D1C0003" w14:textId="79CEC593" w:rsidR="00726253" w:rsidRPr="001F0710" w:rsidRDefault="00A84ECC" w:rsidP="00726253">
            <w:pPr>
              <w:pStyle w:val="NormalWeb"/>
              <w:spacing w:before="195" w:after="0" w:line="360" w:lineRule="auto"/>
              <w:ind w:right="643"/>
              <w:rPr>
                <w:color w:val="000000"/>
              </w:rPr>
            </w:pPr>
            <w:r w:rsidRPr="001F0710">
              <w:rPr>
                <w:color w:val="000000"/>
              </w:rPr>
              <w:t>Disa</w:t>
            </w:r>
            <w:r w:rsidR="00726253" w:rsidRPr="001F0710">
              <w:rPr>
                <w:color w:val="000000"/>
              </w:rPr>
              <w:t>dvantages</w:t>
            </w:r>
          </w:p>
        </w:tc>
      </w:tr>
      <w:tr w:rsidR="00A84ECC" w:rsidRPr="001F0710" w14:paraId="3C4132D1" w14:textId="77777777" w:rsidTr="00A84ECC">
        <w:trPr>
          <w:trHeight w:val="712"/>
        </w:trPr>
        <w:tc>
          <w:tcPr>
            <w:tcW w:w="2233" w:type="dxa"/>
          </w:tcPr>
          <w:p w14:paraId="1AC1B05C" w14:textId="01D17166" w:rsidR="00726253" w:rsidRPr="001F0710" w:rsidRDefault="00A84ECC" w:rsidP="00726253">
            <w:pPr>
              <w:pStyle w:val="NormalWeb"/>
              <w:spacing w:before="195" w:after="0" w:line="360" w:lineRule="auto"/>
              <w:ind w:right="643"/>
              <w:rPr>
                <w:color w:val="000000"/>
              </w:rPr>
            </w:pPr>
            <w:r w:rsidRPr="001F0710">
              <w:rPr>
                <w:color w:val="000000"/>
              </w:rPr>
              <w:t>Visualizations of Sorting Algorithms</w:t>
            </w:r>
          </w:p>
        </w:tc>
        <w:tc>
          <w:tcPr>
            <w:tcW w:w="1953" w:type="dxa"/>
          </w:tcPr>
          <w:p w14:paraId="0F046DAF" w14:textId="77777777" w:rsidR="00A84ECC" w:rsidRPr="001F0710" w:rsidRDefault="00A84ECC" w:rsidP="00A84ECC">
            <w:pPr>
              <w:pStyle w:val="NormalWeb"/>
              <w:spacing w:before="0" w:beforeAutospacing="0" w:after="0" w:afterAutospacing="0"/>
              <w:ind w:left="129"/>
            </w:pPr>
            <w:r w:rsidRPr="001F0710">
              <w:rPr>
                <w:color w:val="000000"/>
              </w:rPr>
              <w:t>Mykhailo </w:t>
            </w:r>
          </w:p>
          <w:p w14:paraId="37F07A96" w14:textId="77777777" w:rsidR="00A84ECC" w:rsidRPr="001F0710" w:rsidRDefault="00A84ECC" w:rsidP="00A84ECC">
            <w:pPr>
              <w:pStyle w:val="NormalWeb"/>
              <w:spacing w:before="0" w:beforeAutospacing="0" w:after="0" w:afterAutospacing="0"/>
              <w:ind w:left="129"/>
            </w:pPr>
            <w:proofErr w:type="spellStart"/>
            <w:r w:rsidRPr="001F0710">
              <w:rPr>
                <w:color w:val="000000"/>
              </w:rPr>
              <w:t>Klunko</w:t>
            </w:r>
            <w:proofErr w:type="spellEnd"/>
          </w:p>
          <w:p w14:paraId="1397876D" w14:textId="320813AE" w:rsidR="00726253" w:rsidRPr="001F0710" w:rsidRDefault="00A84ECC" w:rsidP="00726253">
            <w:pPr>
              <w:pStyle w:val="NormalWeb"/>
              <w:spacing w:before="195" w:after="0" w:line="360" w:lineRule="auto"/>
              <w:ind w:right="643"/>
              <w:rPr>
                <w:color w:val="000000"/>
              </w:rPr>
            </w:pPr>
            <w:r w:rsidRPr="001F0710">
              <w:rPr>
                <w:color w:val="000000"/>
              </w:rPr>
              <w:t xml:space="preserve">  2019</w:t>
            </w:r>
          </w:p>
        </w:tc>
        <w:tc>
          <w:tcPr>
            <w:tcW w:w="1992" w:type="dxa"/>
          </w:tcPr>
          <w:p w14:paraId="54BC5C7A" w14:textId="77777777" w:rsidR="00A84ECC" w:rsidRPr="001F0710" w:rsidRDefault="00A84ECC" w:rsidP="00A84ECC">
            <w:pPr>
              <w:pStyle w:val="NormalWeb"/>
              <w:spacing w:before="0" w:beforeAutospacing="0" w:after="0" w:afterAutospacing="0"/>
              <w:ind w:left="129"/>
            </w:pPr>
            <w:r w:rsidRPr="001F0710">
              <w:rPr>
                <w:color w:val="000000"/>
              </w:rPr>
              <w:t>Department </w:t>
            </w:r>
          </w:p>
          <w:p w14:paraId="59349580" w14:textId="77777777" w:rsidR="00A84ECC" w:rsidRPr="001F0710" w:rsidRDefault="00A84ECC" w:rsidP="00A84ECC">
            <w:pPr>
              <w:pStyle w:val="NormalWeb"/>
              <w:spacing w:before="0" w:beforeAutospacing="0" w:after="0" w:afterAutospacing="0"/>
              <w:ind w:left="134" w:right="70" w:hanging="8"/>
            </w:pPr>
            <w:r w:rsidRPr="001F0710">
              <w:rPr>
                <w:color w:val="000000"/>
              </w:rPr>
              <w:t>of Computer Science, </w:t>
            </w:r>
          </w:p>
          <w:p w14:paraId="51583FE4" w14:textId="77777777" w:rsidR="00A84ECC" w:rsidRPr="001F0710" w:rsidRDefault="00A84ECC" w:rsidP="00A84ECC">
            <w:pPr>
              <w:pStyle w:val="NormalWeb"/>
              <w:spacing w:before="6" w:beforeAutospacing="0" w:after="0" w:afterAutospacing="0"/>
              <w:ind w:left="129" w:right="60" w:hanging="12"/>
            </w:pPr>
            <w:r w:rsidRPr="001F0710">
              <w:rPr>
                <w:color w:val="000000"/>
              </w:rPr>
              <w:t>Faculty of Science, </w:t>
            </w:r>
          </w:p>
          <w:p w14:paraId="4197F95A" w14:textId="77777777" w:rsidR="00A84ECC" w:rsidRPr="001F0710" w:rsidRDefault="00A84ECC" w:rsidP="00A84ECC">
            <w:pPr>
              <w:pStyle w:val="NormalWeb"/>
              <w:spacing w:before="7" w:beforeAutospacing="0" w:after="0" w:afterAutospacing="0"/>
              <w:ind w:left="129"/>
            </w:pPr>
            <w:proofErr w:type="spellStart"/>
            <w:r w:rsidRPr="001F0710">
              <w:rPr>
                <w:color w:val="000000"/>
              </w:rPr>
              <w:t>Palacky</w:t>
            </w:r>
            <w:proofErr w:type="spellEnd"/>
            <w:r w:rsidRPr="001F0710">
              <w:rPr>
                <w:color w:val="000000"/>
              </w:rPr>
              <w:t> </w:t>
            </w:r>
          </w:p>
          <w:p w14:paraId="7E45BE45" w14:textId="77777777" w:rsidR="00A84ECC" w:rsidRPr="001F0710" w:rsidRDefault="00A84ECC" w:rsidP="00A84ECC">
            <w:pPr>
              <w:pStyle w:val="NormalWeb"/>
              <w:spacing w:before="0" w:beforeAutospacing="0" w:after="0" w:afterAutospacing="0"/>
              <w:ind w:left="126"/>
            </w:pPr>
            <w:r w:rsidRPr="001F0710">
              <w:rPr>
                <w:color w:val="000000"/>
              </w:rPr>
              <w:t>University </w:t>
            </w:r>
          </w:p>
          <w:p w14:paraId="54A14F55" w14:textId="77777777" w:rsidR="00A84ECC" w:rsidRPr="001F0710" w:rsidRDefault="00A84ECC" w:rsidP="00A84ECC">
            <w:pPr>
              <w:pStyle w:val="NormalWeb"/>
              <w:spacing w:before="0" w:beforeAutospacing="0" w:after="0" w:afterAutospacing="0"/>
              <w:ind w:left="134"/>
            </w:pPr>
            <w:r w:rsidRPr="001F0710">
              <w:rPr>
                <w:color w:val="000000"/>
              </w:rPr>
              <w:t>Olomouc</w:t>
            </w:r>
          </w:p>
          <w:p w14:paraId="37331772" w14:textId="77777777" w:rsidR="00726253" w:rsidRPr="001F0710" w:rsidRDefault="00726253" w:rsidP="00726253">
            <w:pPr>
              <w:pStyle w:val="NormalWeb"/>
              <w:spacing w:before="195" w:after="0" w:line="360" w:lineRule="auto"/>
              <w:ind w:right="643"/>
              <w:rPr>
                <w:color w:val="000000"/>
              </w:rPr>
            </w:pPr>
          </w:p>
        </w:tc>
        <w:tc>
          <w:tcPr>
            <w:tcW w:w="2731" w:type="dxa"/>
          </w:tcPr>
          <w:p w14:paraId="0B2A02B7" w14:textId="77777777" w:rsidR="00A84ECC" w:rsidRPr="001F0710" w:rsidRDefault="00A84ECC" w:rsidP="00A84ECC">
            <w:pPr>
              <w:pStyle w:val="NormalWeb"/>
              <w:spacing w:before="0" w:beforeAutospacing="0" w:after="0" w:afterAutospacing="0"/>
              <w:ind w:left="125" w:right="357" w:firstLine="4"/>
              <w:rPr>
                <w:color w:val="000000"/>
              </w:rPr>
            </w:pPr>
            <w:r w:rsidRPr="001F0710">
              <w:rPr>
                <w:color w:val="000000"/>
              </w:rPr>
              <w:t>Better algorithm understanding. </w:t>
            </w:r>
          </w:p>
          <w:p w14:paraId="19544021" w14:textId="3271FD49" w:rsidR="00A84ECC" w:rsidRPr="001F0710" w:rsidRDefault="00A84ECC" w:rsidP="00A84ECC">
            <w:pPr>
              <w:pStyle w:val="NormalWeb"/>
              <w:spacing w:before="0" w:beforeAutospacing="0" w:after="0" w:afterAutospacing="0"/>
              <w:ind w:left="125" w:right="357" w:firstLine="4"/>
              <w:rPr>
                <w:color w:val="000000"/>
              </w:rPr>
            </w:pPr>
            <w:r w:rsidRPr="001F0710">
              <w:rPr>
                <w:color w:val="000000"/>
              </w:rPr>
              <w:t>Varieties</w:t>
            </w:r>
            <w:r w:rsidRPr="001F0710">
              <w:rPr>
                <w:color w:val="000000"/>
              </w:rPr>
              <w:t xml:space="preserve"> </w:t>
            </w:r>
            <w:r w:rsidRPr="001F0710">
              <w:rPr>
                <w:color w:val="000000"/>
              </w:rPr>
              <w:t>of</w:t>
            </w:r>
            <w:r w:rsidRPr="001F0710">
              <w:rPr>
                <w:color w:val="000000"/>
              </w:rPr>
              <w:t xml:space="preserve"> </w:t>
            </w:r>
            <w:r w:rsidRPr="001F0710">
              <w:rPr>
                <w:color w:val="000000"/>
              </w:rPr>
              <w:t>algorithms included. </w:t>
            </w:r>
          </w:p>
          <w:p w14:paraId="326A0276" w14:textId="77777777" w:rsidR="00A84ECC" w:rsidRPr="001F0710" w:rsidRDefault="00A84ECC" w:rsidP="00A84ECC">
            <w:pPr>
              <w:pStyle w:val="NormalWeb"/>
              <w:spacing w:before="0" w:beforeAutospacing="0" w:after="0" w:afterAutospacing="0"/>
              <w:ind w:left="125" w:right="357" w:firstLine="4"/>
              <w:rPr>
                <w:color w:val="000000"/>
              </w:rPr>
            </w:pPr>
          </w:p>
          <w:p w14:paraId="7D718B37" w14:textId="77777777" w:rsidR="00A84ECC" w:rsidRPr="001F0710" w:rsidRDefault="00A84ECC" w:rsidP="00A84ECC">
            <w:pPr>
              <w:pStyle w:val="NormalWeb"/>
              <w:spacing w:before="0" w:beforeAutospacing="0" w:after="0" w:afterAutospacing="0"/>
              <w:ind w:left="125" w:right="357" w:firstLine="4"/>
              <w:rPr>
                <w:color w:val="000000"/>
              </w:rPr>
            </w:pPr>
            <w:r w:rsidRPr="001F0710">
              <w:rPr>
                <w:color w:val="000000"/>
              </w:rPr>
              <w:t>Application based.</w:t>
            </w:r>
          </w:p>
          <w:p w14:paraId="0E361957" w14:textId="77777777" w:rsidR="00A84ECC" w:rsidRPr="001F0710" w:rsidRDefault="00A84ECC" w:rsidP="00A84ECC">
            <w:pPr>
              <w:pStyle w:val="NormalWeb"/>
              <w:spacing w:before="0" w:beforeAutospacing="0" w:after="0" w:afterAutospacing="0"/>
              <w:ind w:right="357"/>
              <w:rPr>
                <w:color w:val="000000"/>
              </w:rPr>
            </w:pPr>
            <w:r w:rsidRPr="001F0710">
              <w:rPr>
                <w:color w:val="000000"/>
              </w:rPr>
              <w:t xml:space="preserve"> </w:t>
            </w:r>
            <w:r w:rsidRPr="001F0710">
              <w:rPr>
                <w:color w:val="000000"/>
              </w:rPr>
              <w:t xml:space="preserve"> </w:t>
            </w:r>
            <w:r w:rsidRPr="001F0710">
              <w:rPr>
                <w:color w:val="000000"/>
              </w:rPr>
              <w:t>No downloads</w:t>
            </w:r>
          </w:p>
          <w:p w14:paraId="3E1748C1" w14:textId="209EFBFF" w:rsidR="00726253" w:rsidRPr="001F0710" w:rsidRDefault="00A84ECC" w:rsidP="00A84ECC">
            <w:pPr>
              <w:pStyle w:val="NormalWeb"/>
              <w:spacing w:before="0" w:beforeAutospacing="0" w:after="0" w:afterAutospacing="0"/>
              <w:ind w:right="357"/>
            </w:pPr>
            <w:r w:rsidRPr="001F0710">
              <w:rPr>
                <w:color w:val="000000"/>
              </w:rPr>
              <w:t> required</w:t>
            </w:r>
          </w:p>
        </w:tc>
        <w:tc>
          <w:tcPr>
            <w:tcW w:w="2259" w:type="dxa"/>
          </w:tcPr>
          <w:p w14:paraId="346C3BA4" w14:textId="77777777" w:rsidR="00A84ECC" w:rsidRPr="001F0710" w:rsidRDefault="00A84ECC" w:rsidP="00A84ECC">
            <w:pPr>
              <w:pStyle w:val="NormalWeb"/>
              <w:spacing w:before="0" w:beforeAutospacing="0" w:after="0" w:afterAutospacing="0"/>
            </w:pPr>
            <w:r w:rsidRPr="001F0710">
              <w:rPr>
                <w:color w:val="000000"/>
              </w:rPr>
              <w:t>Less Downloads. </w:t>
            </w:r>
          </w:p>
          <w:p w14:paraId="3738DE5E" w14:textId="77777777" w:rsidR="00A84ECC" w:rsidRPr="001F0710" w:rsidRDefault="00A84ECC" w:rsidP="00A84ECC">
            <w:pPr>
              <w:pStyle w:val="NormalWeb"/>
              <w:spacing w:before="295" w:beforeAutospacing="0" w:after="0" w:afterAutospacing="0"/>
            </w:pPr>
            <w:r w:rsidRPr="001F0710">
              <w:rPr>
                <w:color w:val="000000"/>
              </w:rPr>
              <w:t>Requirement of Java. </w:t>
            </w:r>
          </w:p>
          <w:p w14:paraId="6A305D0A" w14:textId="44BCB935" w:rsidR="00A84ECC" w:rsidRPr="001F0710" w:rsidRDefault="00A84ECC" w:rsidP="00A84ECC">
            <w:pPr>
              <w:pStyle w:val="NormalWeb"/>
              <w:spacing w:before="295" w:beforeAutospacing="0" w:after="0" w:afterAutospacing="0"/>
              <w:ind w:right="251"/>
            </w:pPr>
            <w:r w:rsidRPr="001F0710">
              <w:rPr>
                <w:color w:val="000000"/>
              </w:rPr>
              <w:t>Cannot be accessed through mobile phones.</w:t>
            </w:r>
          </w:p>
          <w:p w14:paraId="1E4EF3E0" w14:textId="77777777" w:rsidR="00726253" w:rsidRPr="001F0710" w:rsidRDefault="00726253" w:rsidP="00726253">
            <w:pPr>
              <w:pStyle w:val="NormalWeb"/>
              <w:spacing w:before="195" w:after="0" w:line="360" w:lineRule="auto"/>
              <w:ind w:right="643"/>
              <w:rPr>
                <w:color w:val="000000"/>
              </w:rPr>
            </w:pPr>
          </w:p>
        </w:tc>
      </w:tr>
      <w:tr w:rsidR="00A84ECC" w:rsidRPr="001F0710" w14:paraId="6D417E5F" w14:textId="77777777" w:rsidTr="00A84ECC">
        <w:trPr>
          <w:trHeight w:val="742"/>
        </w:trPr>
        <w:tc>
          <w:tcPr>
            <w:tcW w:w="2233" w:type="dxa"/>
          </w:tcPr>
          <w:p w14:paraId="7CFCC72E" w14:textId="77777777" w:rsidR="00A84ECC" w:rsidRPr="001F0710" w:rsidRDefault="00A84ECC" w:rsidP="00A84ECC">
            <w:pPr>
              <w:pStyle w:val="NormalWeb"/>
              <w:spacing w:before="0" w:beforeAutospacing="0" w:after="0" w:afterAutospacing="0"/>
              <w:ind w:left="122"/>
            </w:pPr>
            <w:r w:rsidRPr="001F0710">
              <w:rPr>
                <w:color w:val="000000"/>
                <w:sz w:val="26"/>
                <w:szCs w:val="26"/>
              </w:rPr>
              <w:t>Algorithm </w:t>
            </w:r>
          </w:p>
          <w:p w14:paraId="08723430" w14:textId="77777777" w:rsidR="00A84ECC" w:rsidRPr="001F0710" w:rsidRDefault="00A84ECC" w:rsidP="00A84ECC">
            <w:pPr>
              <w:pStyle w:val="NormalWeb"/>
              <w:spacing w:before="0" w:beforeAutospacing="0" w:after="0" w:afterAutospacing="0"/>
              <w:ind w:left="122"/>
            </w:pPr>
            <w:r w:rsidRPr="001F0710">
              <w:rPr>
                <w:color w:val="000000"/>
                <w:sz w:val="26"/>
                <w:szCs w:val="26"/>
              </w:rPr>
              <w:t>Visualizer</w:t>
            </w:r>
          </w:p>
          <w:p w14:paraId="2C474163" w14:textId="77777777" w:rsidR="00726253" w:rsidRPr="001F0710" w:rsidRDefault="00726253" w:rsidP="00726253">
            <w:pPr>
              <w:pStyle w:val="NormalWeb"/>
              <w:spacing w:before="195" w:after="0" w:line="360" w:lineRule="auto"/>
              <w:ind w:right="643"/>
              <w:rPr>
                <w:color w:val="000000"/>
                <w:sz w:val="28"/>
                <w:szCs w:val="28"/>
              </w:rPr>
            </w:pPr>
          </w:p>
        </w:tc>
        <w:tc>
          <w:tcPr>
            <w:tcW w:w="1953" w:type="dxa"/>
          </w:tcPr>
          <w:p w14:paraId="24A39CC4" w14:textId="77777777" w:rsidR="00A84ECC" w:rsidRPr="001F0710" w:rsidRDefault="00A84ECC" w:rsidP="00A84ECC">
            <w:pPr>
              <w:pStyle w:val="NormalWeb"/>
              <w:spacing w:before="0" w:beforeAutospacing="0" w:after="0" w:afterAutospacing="0"/>
              <w:ind w:left="129"/>
            </w:pPr>
            <w:proofErr w:type="spellStart"/>
            <w:r w:rsidRPr="001F0710">
              <w:rPr>
                <w:color w:val="000000"/>
                <w:sz w:val="26"/>
                <w:szCs w:val="26"/>
              </w:rPr>
              <w:t>Barnani</w:t>
            </w:r>
            <w:proofErr w:type="spellEnd"/>
            <w:r w:rsidRPr="001F0710">
              <w:rPr>
                <w:color w:val="000000"/>
                <w:sz w:val="26"/>
                <w:szCs w:val="26"/>
              </w:rPr>
              <w:t> </w:t>
            </w:r>
          </w:p>
          <w:p w14:paraId="33C1C13A" w14:textId="77777777" w:rsidR="00A84ECC" w:rsidRPr="001F0710" w:rsidRDefault="00A84ECC" w:rsidP="00A84ECC">
            <w:pPr>
              <w:pStyle w:val="NormalWeb"/>
              <w:spacing w:before="0" w:beforeAutospacing="0" w:after="0" w:afterAutospacing="0"/>
              <w:ind w:left="134"/>
            </w:pPr>
            <w:r w:rsidRPr="001F0710">
              <w:rPr>
                <w:color w:val="000000"/>
                <w:sz w:val="26"/>
                <w:szCs w:val="26"/>
              </w:rPr>
              <w:t>Goswami, </w:t>
            </w:r>
          </w:p>
          <w:p w14:paraId="2B1EA67D" w14:textId="77777777" w:rsidR="00A84ECC" w:rsidRPr="001F0710" w:rsidRDefault="00A84ECC" w:rsidP="00A84ECC">
            <w:pPr>
              <w:pStyle w:val="NormalWeb"/>
              <w:spacing w:before="0" w:beforeAutospacing="0" w:after="0" w:afterAutospacing="0"/>
              <w:ind w:left="127"/>
            </w:pPr>
            <w:r w:rsidRPr="001F0710">
              <w:rPr>
                <w:color w:val="000000"/>
                <w:sz w:val="26"/>
                <w:szCs w:val="26"/>
              </w:rPr>
              <w:t>Anushka </w:t>
            </w:r>
          </w:p>
          <w:p w14:paraId="51E5C9C6" w14:textId="77777777" w:rsidR="00A84ECC" w:rsidRPr="001F0710" w:rsidRDefault="00A84ECC" w:rsidP="00A84ECC">
            <w:pPr>
              <w:pStyle w:val="NormalWeb"/>
              <w:spacing w:before="0" w:beforeAutospacing="0" w:after="0" w:afterAutospacing="0"/>
              <w:ind w:left="129"/>
            </w:pPr>
            <w:r w:rsidRPr="001F0710">
              <w:rPr>
                <w:color w:val="000000"/>
                <w:sz w:val="26"/>
                <w:szCs w:val="26"/>
              </w:rPr>
              <w:t>Dhar, </w:t>
            </w:r>
          </w:p>
          <w:p w14:paraId="777A8BE4" w14:textId="77777777" w:rsidR="00A84ECC" w:rsidRPr="001F0710" w:rsidRDefault="00A84ECC" w:rsidP="00A84ECC">
            <w:pPr>
              <w:pStyle w:val="NormalWeb"/>
              <w:spacing w:before="0" w:beforeAutospacing="0" w:after="0" w:afterAutospacing="0"/>
              <w:ind w:left="127"/>
            </w:pPr>
            <w:r w:rsidRPr="001F0710">
              <w:rPr>
                <w:color w:val="000000"/>
                <w:sz w:val="26"/>
                <w:szCs w:val="26"/>
              </w:rPr>
              <w:t>Akash </w:t>
            </w:r>
          </w:p>
          <w:p w14:paraId="3355974D" w14:textId="77777777" w:rsidR="00A84ECC" w:rsidRPr="001F0710" w:rsidRDefault="00A84ECC" w:rsidP="00A84ECC">
            <w:pPr>
              <w:pStyle w:val="NormalWeb"/>
              <w:spacing w:before="0" w:beforeAutospacing="0" w:after="0" w:afterAutospacing="0"/>
              <w:ind w:left="134"/>
            </w:pPr>
            <w:r w:rsidRPr="001F0710">
              <w:rPr>
                <w:color w:val="000000"/>
                <w:sz w:val="26"/>
                <w:szCs w:val="26"/>
              </w:rPr>
              <w:t>Gupta, </w:t>
            </w:r>
          </w:p>
          <w:p w14:paraId="759A26FB" w14:textId="77777777" w:rsidR="00A84ECC" w:rsidRPr="001F0710" w:rsidRDefault="00A84ECC" w:rsidP="00A84ECC">
            <w:pPr>
              <w:pStyle w:val="NormalWeb"/>
              <w:spacing w:before="0" w:beforeAutospacing="0" w:after="0" w:afterAutospacing="0"/>
              <w:ind w:left="127"/>
            </w:pPr>
            <w:proofErr w:type="spellStart"/>
            <w:r w:rsidRPr="001F0710">
              <w:rPr>
                <w:color w:val="000000"/>
                <w:sz w:val="26"/>
                <w:szCs w:val="26"/>
              </w:rPr>
              <w:t>Antriksh</w:t>
            </w:r>
            <w:proofErr w:type="spellEnd"/>
            <w:r w:rsidRPr="001F0710">
              <w:rPr>
                <w:color w:val="000000"/>
                <w:sz w:val="26"/>
                <w:szCs w:val="26"/>
              </w:rPr>
              <w:t> </w:t>
            </w:r>
          </w:p>
          <w:p w14:paraId="55C24D39" w14:textId="5B750D3B" w:rsidR="00726253" w:rsidRPr="001F0710" w:rsidRDefault="00A84ECC" w:rsidP="00A84ECC">
            <w:pPr>
              <w:pStyle w:val="NormalWeb"/>
              <w:spacing w:before="0" w:beforeAutospacing="0" w:after="0" w:afterAutospacing="0"/>
              <w:ind w:left="134"/>
              <w:rPr>
                <w:color w:val="000000"/>
                <w:sz w:val="26"/>
                <w:szCs w:val="26"/>
              </w:rPr>
            </w:pPr>
            <w:r w:rsidRPr="001F0710">
              <w:rPr>
                <w:color w:val="000000"/>
                <w:sz w:val="26"/>
                <w:szCs w:val="26"/>
              </w:rPr>
              <w:t>Gupta</w:t>
            </w:r>
          </w:p>
          <w:p w14:paraId="3489658E" w14:textId="77777777" w:rsidR="00A84ECC" w:rsidRPr="001F0710" w:rsidRDefault="00A84ECC" w:rsidP="00A84ECC">
            <w:pPr>
              <w:pStyle w:val="NormalWeb"/>
              <w:spacing w:before="0" w:beforeAutospacing="0" w:after="0" w:afterAutospacing="0"/>
              <w:ind w:left="134"/>
              <w:rPr>
                <w:color w:val="000000"/>
              </w:rPr>
            </w:pPr>
          </w:p>
          <w:p w14:paraId="44A4350D" w14:textId="42676E81" w:rsidR="00A84ECC" w:rsidRPr="001F0710" w:rsidRDefault="00A84ECC" w:rsidP="00A84ECC">
            <w:pPr>
              <w:pStyle w:val="NormalWeb"/>
              <w:spacing w:before="0" w:beforeAutospacing="0" w:after="0" w:afterAutospacing="0"/>
              <w:ind w:left="134"/>
            </w:pPr>
            <w:r w:rsidRPr="001F0710">
              <w:rPr>
                <w:color w:val="000000"/>
              </w:rPr>
              <w:t>2021</w:t>
            </w:r>
          </w:p>
        </w:tc>
        <w:tc>
          <w:tcPr>
            <w:tcW w:w="1992" w:type="dxa"/>
          </w:tcPr>
          <w:p w14:paraId="0E50B1C1" w14:textId="77777777" w:rsidR="00A84ECC" w:rsidRPr="001F0710" w:rsidRDefault="00A84ECC" w:rsidP="00A84ECC">
            <w:pPr>
              <w:pStyle w:val="NormalWeb"/>
              <w:spacing w:before="0" w:beforeAutospacing="0" w:after="0" w:afterAutospacing="0"/>
              <w:ind w:left="129"/>
            </w:pPr>
            <w:r w:rsidRPr="001F0710">
              <w:rPr>
                <w:color w:val="000000"/>
                <w:sz w:val="26"/>
                <w:szCs w:val="26"/>
              </w:rPr>
              <w:t>Department </w:t>
            </w:r>
          </w:p>
          <w:p w14:paraId="48BFDF40" w14:textId="77777777" w:rsidR="00A84ECC" w:rsidRPr="001F0710" w:rsidRDefault="00A84ECC" w:rsidP="00A84ECC">
            <w:pPr>
              <w:pStyle w:val="NormalWeb"/>
              <w:spacing w:before="0" w:beforeAutospacing="0" w:after="0" w:afterAutospacing="0"/>
              <w:ind w:left="130" w:right="53" w:firstLine="3"/>
              <w:jc w:val="both"/>
            </w:pPr>
            <w:r w:rsidRPr="001F0710">
              <w:rPr>
                <w:color w:val="000000"/>
                <w:sz w:val="26"/>
                <w:szCs w:val="26"/>
              </w:rPr>
              <w:t>of Computer Science and Engineering.</w:t>
            </w:r>
          </w:p>
          <w:p w14:paraId="6A941580" w14:textId="77777777" w:rsidR="00726253" w:rsidRPr="001F0710" w:rsidRDefault="00726253" w:rsidP="00726253">
            <w:pPr>
              <w:pStyle w:val="NormalWeb"/>
              <w:spacing w:before="195" w:after="0" w:line="360" w:lineRule="auto"/>
              <w:ind w:right="643"/>
              <w:rPr>
                <w:color w:val="000000"/>
                <w:sz w:val="28"/>
                <w:szCs w:val="28"/>
              </w:rPr>
            </w:pPr>
          </w:p>
        </w:tc>
        <w:tc>
          <w:tcPr>
            <w:tcW w:w="2731" w:type="dxa"/>
          </w:tcPr>
          <w:p w14:paraId="7A628870" w14:textId="77777777" w:rsidR="00A84ECC" w:rsidRPr="001F0710" w:rsidRDefault="00A84ECC" w:rsidP="00A84ECC">
            <w:pPr>
              <w:pStyle w:val="NormalWeb"/>
              <w:spacing w:before="0" w:beforeAutospacing="0" w:after="0" w:afterAutospacing="0"/>
              <w:ind w:left="125" w:right="357" w:firstLine="4"/>
            </w:pPr>
            <w:r w:rsidRPr="001F0710">
              <w:rPr>
                <w:color w:val="000000"/>
                <w:sz w:val="26"/>
                <w:szCs w:val="26"/>
              </w:rPr>
              <w:t>Better algorithm understanding. </w:t>
            </w:r>
          </w:p>
          <w:p w14:paraId="311920EE" w14:textId="77777777" w:rsidR="00A84ECC" w:rsidRPr="001F0710" w:rsidRDefault="00A84ECC" w:rsidP="00A84ECC">
            <w:pPr>
              <w:pStyle w:val="NormalWeb"/>
              <w:spacing w:before="305" w:beforeAutospacing="0" w:after="0" w:afterAutospacing="0"/>
              <w:jc w:val="center"/>
            </w:pPr>
            <w:r w:rsidRPr="001F0710">
              <w:rPr>
                <w:color w:val="000000"/>
                <w:sz w:val="26"/>
                <w:szCs w:val="26"/>
              </w:rPr>
              <w:t>Application based. </w:t>
            </w:r>
          </w:p>
          <w:p w14:paraId="2C112833" w14:textId="77777777" w:rsidR="00A84ECC" w:rsidRPr="001F0710" w:rsidRDefault="00A84ECC" w:rsidP="00A84ECC">
            <w:pPr>
              <w:pStyle w:val="NormalWeb"/>
              <w:spacing w:before="295" w:beforeAutospacing="0" w:after="0" w:afterAutospacing="0"/>
              <w:ind w:left="122"/>
            </w:pPr>
            <w:r w:rsidRPr="001F0710">
              <w:rPr>
                <w:color w:val="000000"/>
                <w:sz w:val="26"/>
                <w:szCs w:val="26"/>
              </w:rPr>
              <w:t>No internet </w:t>
            </w:r>
          </w:p>
          <w:p w14:paraId="293FE8EC" w14:textId="77777777" w:rsidR="00A84ECC" w:rsidRPr="001F0710" w:rsidRDefault="00A84ECC" w:rsidP="00A84ECC">
            <w:pPr>
              <w:pStyle w:val="NormalWeb"/>
              <w:spacing w:before="0" w:beforeAutospacing="0" w:after="0" w:afterAutospacing="0"/>
              <w:ind w:left="127"/>
            </w:pPr>
            <w:r w:rsidRPr="001F0710">
              <w:rPr>
                <w:color w:val="000000"/>
                <w:sz w:val="26"/>
                <w:szCs w:val="26"/>
              </w:rPr>
              <w:t>required</w:t>
            </w:r>
          </w:p>
          <w:p w14:paraId="4E09D146" w14:textId="77777777" w:rsidR="00726253" w:rsidRPr="001F0710" w:rsidRDefault="00726253" w:rsidP="00726253">
            <w:pPr>
              <w:pStyle w:val="NormalWeb"/>
              <w:spacing w:before="195" w:after="0" w:line="360" w:lineRule="auto"/>
              <w:ind w:right="643"/>
              <w:rPr>
                <w:color w:val="000000"/>
                <w:sz w:val="28"/>
                <w:szCs w:val="28"/>
              </w:rPr>
            </w:pPr>
          </w:p>
        </w:tc>
        <w:tc>
          <w:tcPr>
            <w:tcW w:w="2259" w:type="dxa"/>
          </w:tcPr>
          <w:p w14:paraId="093F9A2B" w14:textId="77777777" w:rsidR="00A84ECC" w:rsidRPr="001F0710" w:rsidRDefault="00A84ECC" w:rsidP="00A84ECC">
            <w:pPr>
              <w:pStyle w:val="NormalWeb"/>
              <w:spacing w:before="0" w:beforeAutospacing="0" w:after="0" w:afterAutospacing="0"/>
              <w:ind w:left="127"/>
            </w:pPr>
            <w:r w:rsidRPr="001F0710">
              <w:rPr>
                <w:color w:val="000000"/>
                <w:sz w:val="26"/>
                <w:szCs w:val="26"/>
              </w:rPr>
              <w:t>Not Online. </w:t>
            </w:r>
          </w:p>
          <w:p w14:paraId="680A191E" w14:textId="77777777" w:rsidR="00A84ECC" w:rsidRPr="001F0710" w:rsidRDefault="00A84ECC" w:rsidP="00A84ECC">
            <w:pPr>
              <w:pStyle w:val="NormalWeb"/>
              <w:spacing w:before="295" w:beforeAutospacing="0" w:after="0" w:afterAutospacing="0"/>
              <w:ind w:left="131"/>
            </w:pPr>
            <w:r w:rsidRPr="001F0710">
              <w:rPr>
                <w:color w:val="000000"/>
                <w:sz w:val="26"/>
                <w:szCs w:val="26"/>
              </w:rPr>
              <w:t>Updates needed </w:t>
            </w:r>
          </w:p>
          <w:p w14:paraId="66728843" w14:textId="77777777" w:rsidR="00A84ECC" w:rsidRPr="001F0710" w:rsidRDefault="00A84ECC" w:rsidP="00A84ECC">
            <w:pPr>
              <w:pStyle w:val="NormalWeb"/>
              <w:spacing w:before="0" w:beforeAutospacing="0" w:after="0" w:afterAutospacing="0"/>
              <w:ind w:left="132"/>
            </w:pPr>
            <w:r w:rsidRPr="001F0710">
              <w:rPr>
                <w:color w:val="000000"/>
                <w:sz w:val="26"/>
                <w:szCs w:val="26"/>
              </w:rPr>
              <w:t>repetitively. </w:t>
            </w:r>
          </w:p>
          <w:p w14:paraId="52E24F8D" w14:textId="77777777" w:rsidR="00A84ECC" w:rsidRPr="001F0710" w:rsidRDefault="00A84ECC" w:rsidP="00A84ECC">
            <w:pPr>
              <w:pStyle w:val="NormalWeb"/>
              <w:spacing w:before="295" w:beforeAutospacing="0" w:after="0" w:afterAutospacing="0"/>
              <w:ind w:left="135"/>
            </w:pPr>
            <w:r w:rsidRPr="001F0710">
              <w:rPr>
                <w:color w:val="000000"/>
                <w:sz w:val="26"/>
                <w:szCs w:val="26"/>
              </w:rPr>
              <w:t>Less Users</w:t>
            </w:r>
          </w:p>
          <w:p w14:paraId="69AE5B58" w14:textId="0D620E48" w:rsidR="00A84ECC" w:rsidRPr="001F0710" w:rsidRDefault="00A84ECC" w:rsidP="00A84ECC">
            <w:pPr>
              <w:rPr>
                <w:rFonts w:ascii="Times New Roman" w:hAnsi="Times New Roman" w:cs="Times New Roman"/>
                <w:lang w:eastAsia="en-IN"/>
              </w:rPr>
            </w:pPr>
          </w:p>
        </w:tc>
      </w:tr>
      <w:tr w:rsidR="00A84ECC" w:rsidRPr="001F0710" w14:paraId="64E7A4CB" w14:textId="77777777" w:rsidTr="00A84ECC">
        <w:trPr>
          <w:trHeight w:val="712"/>
        </w:trPr>
        <w:tc>
          <w:tcPr>
            <w:tcW w:w="2233" w:type="dxa"/>
          </w:tcPr>
          <w:p w14:paraId="372FE7B9" w14:textId="77777777" w:rsidR="00A84ECC" w:rsidRPr="001F0710" w:rsidRDefault="00A84ECC" w:rsidP="00A84ECC">
            <w:pPr>
              <w:pStyle w:val="NormalWeb"/>
              <w:spacing w:before="0" w:beforeAutospacing="0" w:after="0" w:afterAutospacing="0"/>
              <w:ind w:left="128"/>
            </w:pPr>
            <w:r w:rsidRPr="001F0710">
              <w:rPr>
                <w:color w:val="000000"/>
                <w:sz w:val="26"/>
                <w:szCs w:val="26"/>
              </w:rPr>
              <w:t>The </w:t>
            </w:r>
          </w:p>
          <w:p w14:paraId="43D9708F" w14:textId="77777777" w:rsidR="00A84ECC" w:rsidRPr="001F0710" w:rsidRDefault="00A84ECC" w:rsidP="00A84ECC">
            <w:pPr>
              <w:pStyle w:val="NormalWeb"/>
              <w:spacing w:before="0" w:beforeAutospacing="0" w:after="0" w:afterAutospacing="0"/>
              <w:ind w:left="122" w:right="66" w:firstLine="2"/>
            </w:pPr>
            <w:r w:rsidRPr="001F0710">
              <w:rPr>
                <w:color w:val="000000"/>
                <w:sz w:val="26"/>
                <w:szCs w:val="26"/>
              </w:rPr>
              <w:t>Development of System for Algorithms, </w:t>
            </w:r>
          </w:p>
          <w:p w14:paraId="0499F767" w14:textId="45039C13" w:rsidR="00726253" w:rsidRPr="001F0710" w:rsidRDefault="00A84ECC" w:rsidP="00A84ECC">
            <w:pPr>
              <w:pStyle w:val="NormalWeb"/>
              <w:spacing w:before="6" w:beforeAutospacing="0" w:after="0" w:afterAutospacing="0"/>
              <w:ind w:left="120" w:right="211" w:firstLine="2"/>
            </w:pPr>
            <w:r w:rsidRPr="001F0710">
              <w:rPr>
                <w:color w:val="000000"/>
                <w:sz w:val="26"/>
                <w:szCs w:val="26"/>
              </w:rPr>
              <w:t xml:space="preserve">Visualization using </w:t>
            </w:r>
            <w:proofErr w:type="spellStart"/>
            <w:r w:rsidRPr="001F0710">
              <w:rPr>
                <w:color w:val="000000"/>
                <w:sz w:val="26"/>
                <w:szCs w:val="26"/>
              </w:rPr>
              <w:t>SimJava</w:t>
            </w:r>
            <w:proofErr w:type="spellEnd"/>
          </w:p>
        </w:tc>
        <w:tc>
          <w:tcPr>
            <w:tcW w:w="1953" w:type="dxa"/>
          </w:tcPr>
          <w:p w14:paraId="51312EC6" w14:textId="131327E3" w:rsidR="00A84ECC" w:rsidRPr="001F0710" w:rsidRDefault="00A84ECC" w:rsidP="00A84ECC">
            <w:pPr>
              <w:pStyle w:val="NormalWeb"/>
              <w:spacing w:before="0" w:beforeAutospacing="0" w:after="0" w:afterAutospacing="0"/>
              <w:ind w:left="130"/>
            </w:pPr>
            <w:r w:rsidRPr="001F0710">
              <w:rPr>
                <w:color w:val="000000"/>
                <w:sz w:val="26"/>
                <w:szCs w:val="26"/>
              </w:rPr>
              <w:t>J</w:t>
            </w:r>
            <w:r w:rsidRPr="001F0710">
              <w:rPr>
                <w:color w:val="000000"/>
                <w:sz w:val="26"/>
                <w:szCs w:val="26"/>
              </w:rPr>
              <w:t>amil </w:t>
            </w:r>
          </w:p>
          <w:p w14:paraId="66DC4356" w14:textId="77777777" w:rsidR="00A84ECC" w:rsidRPr="001F0710" w:rsidRDefault="00A84ECC" w:rsidP="00A84ECC">
            <w:pPr>
              <w:pStyle w:val="NormalWeb"/>
              <w:spacing w:before="0" w:beforeAutospacing="0" w:after="0" w:afterAutospacing="0"/>
              <w:ind w:left="127" w:right="237"/>
            </w:pPr>
            <w:proofErr w:type="spellStart"/>
            <w:r w:rsidRPr="001F0710">
              <w:rPr>
                <w:color w:val="000000"/>
                <w:sz w:val="26"/>
                <w:szCs w:val="26"/>
              </w:rPr>
              <w:t>Abedalrahi</w:t>
            </w:r>
            <w:proofErr w:type="spellEnd"/>
            <w:r w:rsidRPr="001F0710">
              <w:rPr>
                <w:color w:val="000000"/>
                <w:sz w:val="26"/>
                <w:szCs w:val="26"/>
              </w:rPr>
              <w:t xml:space="preserve"> m, </w:t>
            </w:r>
          </w:p>
          <w:p w14:paraId="2B10192E" w14:textId="77777777" w:rsidR="00A84ECC" w:rsidRPr="001F0710" w:rsidRDefault="00A84ECC" w:rsidP="00A84ECC">
            <w:pPr>
              <w:pStyle w:val="NormalWeb"/>
              <w:spacing w:before="7" w:beforeAutospacing="0" w:after="0" w:afterAutospacing="0"/>
              <w:ind w:left="130"/>
            </w:pPr>
            <w:r w:rsidRPr="001F0710">
              <w:rPr>
                <w:color w:val="000000"/>
                <w:sz w:val="26"/>
                <w:szCs w:val="26"/>
              </w:rPr>
              <w:t>Jamil </w:t>
            </w:r>
          </w:p>
          <w:p w14:paraId="23A2B282" w14:textId="77777777" w:rsidR="00A84ECC" w:rsidRPr="001F0710" w:rsidRDefault="00A84ECC" w:rsidP="00A84ECC">
            <w:pPr>
              <w:pStyle w:val="NormalWeb"/>
              <w:spacing w:before="0" w:beforeAutospacing="0" w:after="0" w:afterAutospacing="0"/>
              <w:ind w:left="127" w:right="101"/>
            </w:pPr>
            <w:proofErr w:type="spellStart"/>
            <w:r w:rsidRPr="001F0710">
              <w:rPr>
                <w:color w:val="000000"/>
                <w:sz w:val="26"/>
                <w:szCs w:val="26"/>
              </w:rPr>
              <w:t>Alsayaydeh</w:t>
            </w:r>
            <w:proofErr w:type="spellEnd"/>
            <w:r w:rsidRPr="001F0710">
              <w:rPr>
                <w:color w:val="000000"/>
                <w:sz w:val="26"/>
                <w:szCs w:val="26"/>
              </w:rPr>
              <w:t xml:space="preserve">, </w:t>
            </w:r>
            <w:proofErr w:type="spellStart"/>
            <w:r w:rsidRPr="001F0710">
              <w:rPr>
                <w:color w:val="000000"/>
                <w:sz w:val="26"/>
                <w:szCs w:val="26"/>
              </w:rPr>
              <w:t>Azwan</w:t>
            </w:r>
            <w:proofErr w:type="spellEnd"/>
            <w:r w:rsidRPr="001F0710">
              <w:rPr>
                <w:color w:val="000000"/>
                <w:sz w:val="26"/>
                <w:szCs w:val="26"/>
              </w:rPr>
              <w:t> </w:t>
            </w:r>
          </w:p>
          <w:p w14:paraId="33A6F2EE" w14:textId="77777777" w:rsidR="00A84ECC" w:rsidRPr="001F0710" w:rsidRDefault="00A84ECC" w:rsidP="00A84ECC">
            <w:pPr>
              <w:pStyle w:val="NormalWeb"/>
              <w:spacing w:before="7" w:beforeAutospacing="0" w:after="0" w:afterAutospacing="0"/>
              <w:ind w:left="127"/>
            </w:pPr>
            <w:r w:rsidRPr="001F0710">
              <w:rPr>
                <w:color w:val="000000"/>
                <w:sz w:val="26"/>
                <w:szCs w:val="26"/>
              </w:rPr>
              <w:t>Aziz, </w:t>
            </w:r>
          </w:p>
          <w:p w14:paraId="26C255CD" w14:textId="77777777" w:rsidR="00A84ECC" w:rsidRPr="001F0710" w:rsidRDefault="00A84ECC" w:rsidP="00A84ECC">
            <w:pPr>
              <w:pStyle w:val="NormalWeb"/>
              <w:spacing w:before="0" w:beforeAutospacing="0" w:after="0" w:afterAutospacing="0"/>
              <w:ind w:left="129"/>
            </w:pPr>
            <w:proofErr w:type="spellStart"/>
            <w:r w:rsidRPr="001F0710">
              <w:rPr>
                <w:color w:val="000000"/>
                <w:sz w:val="26"/>
                <w:szCs w:val="26"/>
              </w:rPr>
              <w:t>Maslan</w:t>
            </w:r>
            <w:proofErr w:type="spellEnd"/>
            <w:r w:rsidRPr="001F0710">
              <w:rPr>
                <w:color w:val="000000"/>
                <w:sz w:val="26"/>
                <w:szCs w:val="26"/>
              </w:rPr>
              <w:t> </w:t>
            </w:r>
          </w:p>
          <w:p w14:paraId="08625BF0" w14:textId="77777777" w:rsidR="00A84ECC" w:rsidRPr="001F0710" w:rsidRDefault="00A84ECC" w:rsidP="00A84ECC">
            <w:pPr>
              <w:pStyle w:val="NormalWeb"/>
              <w:spacing w:before="0" w:beforeAutospacing="0" w:after="0" w:afterAutospacing="0"/>
              <w:ind w:left="128"/>
            </w:pPr>
            <w:proofErr w:type="spellStart"/>
            <w:r w:rsidRPr="001F0710">
              <w:rPr>
                <w:color w:val="000000"/>
                <w:sz w:val="26"/>
                <w:szCs w:val="26"/>
              </w:rPr>
              <w:t>Zainon</w:t>
            </w:r>
            <w:proofErr w:type="spellEnd"/>
            <w:r w:rsidRPr="001F0710">
              <w:rPr>
                <w:color w:val="000000"/>
                <w:sz w:val="26"/>
                <w:szCs w:val="26"/>
              </w:rPr>
              <w:t>, </w:t>
            </w:r>
          </w:p>
          <w:p w14:paraId="4032798D" w14:textId="6B6DE51F" w:rsidR="00A84ECC" w:rsidRPr="001F0710" w:rsidRDefault="00A84ECC" w:rsidP="00A84ECC">
            <w:pPr>
              <w:pStyle w:val="NormalWeb"/>
              <w:spacing w:before="0" w:beforeAutospacing="0" w:after="0" w:afterAutospacing="0"/>
              <w:rPr>
                <w:color w:val="000000"/>
              </w:rPr>
            </w:pPr>
            <w:proofErr w:type="spellStart"/>
            <w:r w:rsidRPr="001F0710">
              <w:rPr>
                <w:color w:val="000000"/>
                <w:sz w:val="26"/>
                <w:szCs w:val="26"/>
              </w:rPr>
              <w:t>Oliinyk</w:t>
            </w:r>
            <w:proofErr w:type="spellEnd"/>
          </w:p>
          <w:p w14:paraId="0083CDA6" w14:textId="77777777" w:rsidR="00A84ECC" w:rsidRPr="001F0710" w:rsidRDefault="00A84ECC" w:rsidP="00A84ECC">
            <w:pPr>
              <w:pStyle w:val="NormalWeb"/>
              <w:spacing w:before="0" w:beforeAutospacing="0" w:after="0" w:afterAutospacing="0"/>
              <w:rPr>
                <w:color w:val="000000"/>
                <w:sz w:val="28"/>
                <w:szCs w:val="28"/>
              </w:rPr>
            </w:pPr>
          </w:p>
          <w:p w14:paraId="21B4EBAF" w14:textId="29356581" w:rsidR="00726253" w:rsidRPr="001F0710" w:rsidRDefault="00A84ECC" w:rsidP="00A84ECC">
            <w:pPr>
              <w:pStyle w:val="NormalWeb"/>
              <w:spacing w:before="0" w:beforeAutospacing="0" w:after="0" w:afterAutospacing="0"/>
            </w:pPr>
            <w:r w:rsidRPr="001F0710">
              <w:rPr>
                <w:color w:val="000000"/>
                <w:sz w:val="28"/>
                <w:szCs w:val="28"/>
              </w:rPr>
              <w:t>2020</w:t>
            </w:r>
          </w:p>
        </w:tc>
        <w:tc>
          <w:tcPr>
            <w:tcW w:w="1992" w:type="dxa"/>
          </w:tcPr>
          <w:p w14:paraId="17BD4CFA" w14:textId="0DBF1F7E" w:rsidR="00A84ECC" w:rsidRPr="001F0710" w:rsidRDefault="00A84ECC" w:rsidP="00A84ECC">
            <w:pPr>
              <w:pStyle w:val="NormalWeb"/>
              <w:spacing w:before="0" w:beforeAutospacing="0" w:after="0" w:afterAutospacing="0"/>
            </w:pPr>
            <w:r w:rsidRPr="001F0710">
              <w:rPr>
                <w:color w:val="000000"/>
                <w:sz w:val="26"/>
                <w:szCs w:val="26"/>
              </w:rPr>
              <w:t xml:space="preserve">  </w:t>
            </w:r>
            <w:r w:rsidRPr="001F0710">
              <w:rPr>
                <w:color w:val="000000"/>
                <w:sz w:val="26"/>
                <w:szCs w:val="26"/>
              </w:rPr>
              <w:t>ARPN </w:t>
            </w:r>
          </w:p>
          <w:p w14:paraId="543ED000" w14:textId="77777777" w:rsidR="00A84ECC" w:rsidRPr="001F0710" w:rsidRDefault="00A84ECC" w:rsidP="00A84ECC">
            <w:pPr>
              <w:pStyle w:val="NormalWeb"/>
              <w:spacing w:before="0" w:beforeAutospacing="0" w:after="0" w:afterAutospacing="0"/>
              <w:ind w:left="130" w:right="54"/>
            </w:pPr>
            <w:r w:rsidRPr="001F0710">
              <w:rPr>
                <w:color w:val="000000"/>
                <w:sz w:val="26"/>
                <w:szCs w:val="26"/>
              </w:rPr>
              <w:t>Journal of Engineering and Applied Sciences</w:t>
            </w:r>
          </w:p>
          <w:p w14:paraId="34C25411" w14:textId="2FE28B77" w:rsidR="00A84ECC" w:rsidRPr="001F0710" w:rsidRDefault="00A84ECC" w:rsidP="00A84ECC">
            <w:pPr>
              <w:jc w:val="center"/>
              <w:rPr>
                <w:rFonts w:ascii="Times New Roman" w:hAnsi="Times New Roman" w:cs="Times New Roman"/>
                <w:lang w:eastAsia="en-IN"/>
              </w:rPr>
            </w:pPr>
          </w:p>
        </w:tc>
        <w:tc>
          <w:tcPr>
            <w:tcW w:w="2731" w:type="dxa"/>
          </w:tcPr>
          <w:p w14:paraId="40C261B3" w14:textId="77777777" w:rsidR="00A84ECC" w:rsidRPr="001F0710" w:rsidRDefault="00A84ECC" w:rsidP="00A84ECC">
            <w:pPr>
              <w:pStyle w:val="NormalWeb"/>
              <w:spacing w:before="0" w:beforeAutospacing="0" w:after="0" w:afterAutospacing="0"/>
              <w:ind w:left="126" w:right="27" w:firstLine="8"/>
            </w:pPr>
            <w:r w:rsidRPr="001F0710">
              <w:rPr>
                <w:color w:val="000000"/>
                <w:sz w:val="26"/>
                <w:szCs w:val="26"/>
              </w:rPr>
              <w:t>Good Algorithm Understanding </w:t>
            </w:r>
          </w:p>
          <w:p w14:paraId="7C2AE85D" w14:textId="77777777" w:rsidR="00A84ECC" w:rsidRPr="001F0710" w:rsidRDefault="00A84ECC" w:rsidP="00A84ECC">
            <w:pPr>
              <w:pStyle w:val="NormalWeb"/>
              <w:spacing w:before="306" w:beforeAutospacing="0" w:after="0" w:afterAutospacing="0"/>
              <w:ind w:left="127"/>
            </w:pPr>
            <w:r w:rsidRPr="001F0710">
              <w:rPr>
                <w:color w:val="000000"/>
                <w:sz w:val="26"/>
                <w:szCs w:val="26"/>
              </w:rPr>
              <w:t>Application based </w:t>
            </w:r>
          </w:p>
          <w:p w14:paraId="15213DE9" w14:textId="77777777" w:rsidR="00A84ECC" w:rsidRPr="001F0710" w:rsidRDefault="00A84ECC" w:rsidP="00A84ECC">
            <w:pPr>
              <w:pStyle w:val="NormalWeb"/>
              <w:spacing w:before="295" w:beforeAutospacing="0" w:after="0" w:afterAutospacing="0"/>
              <w:ind w:left="122" w:right="65" w:hanging="5"/>
            </w:pPr>
            <w:r w:rsidRPr="001F0710">
              <w:rPr>
                <w:color w:val="000000"/>
                <w:sz w:val="26"/>
                <w:szCs w:val="26"/>
              </w:rPr>
              <w:t>No internet required</w:t>
            </w:r>
          </w:p>
          <w:p w14:paraId="1E1FF28F" w14:textId="77777777" w:rsidR="00726253" w:rsidRPr="001F0710" w:rsidRDefault="00726253" w:rsidP="00726253">
            <w:pPr>
              <w:pStyle w:val="NormalWeb"/>
              <w:spacing w:before="195" w:after="0" w:line="360" w:lineRule="auto"/>
              <w:ind w:right="643"/>
              <w:rPr>
                <w:color w:val="000000"/>
                <w:sz w:val="28"/>
                <w:szCs w:val="28"/>
              </w:rPr>
            </w:pPr>
          </w:p>
        </w:tc>
        <w:tc>
          <w:tcPr>
            <w:tcW w:w="2259" w:type="dxa"/>
          </w:tcPr>
          <w:p w14:paraId="0C92712D" w14:textId="77777777" w:rsidR="00A84ECC" w:rsidRPr="001F0710" w:rsidRDefault="00A84ECC" w:rsidP="00A84ECC">
            <w:pPr>
              <w:pStyle w:val="NormalWeb"/>
              <w:spacing w:before="0" w:beforeAutospacing="0" w:after="0" w:afterAutospacing="0"/>
              <w:ind w:left="127"/>
            </w:pPr>
            <w:r w:rsidRPr="001F0710">
              <w:rPr>
                <w:color w:val="000000"/>
                <w:sz w:val="26"/>
                <w:szCs w:val="26"/>
              </w:rPr>
              <w:t>Not Web Based </w:t>
            </w:r>
          </w:p>
          <w:p w14:paraId="690C8796" w14:textId="77777777" w:rsidR="00A84ECC" w:rsidRPr="001F0710" w:rsidRDefault="00A84ECC" w:rsidP="00A84ECC">
            <w:pPr>
              <w:pStyle w:val="NormalWeb"/>
              <w:spacing w:before="295" w:beforeAutospacing="0" w:after="0" w:afterAutospacing="0"/>
              <w:ind w:left="135"/>
            </w:pPr>
            <w:r w:rsidRPr="001F0710">
              <w:rPr>
                <w:color w:val="000000"/>
                <w:sz w:val="26"/>
                <w:szCs w:val="26"/>
              </w:rPr>
              <w:t>Less Users </w:t>
            </w:r>
          </w:p>
          <w:p w14:paraId="20BA8732" w14:textId="77777777" w:rsidR="00A84ECC" w:rsidRPr="001F0710" w:rsidRDefault="00A84ECC" w:rsidP="00A84ECC">
            <w:pPr>
              <w:pStyle w:val="NormalWeb"/>
              <w:spacing w:before="295" w:beforeAutospacing="0" w:after="0" w:afterAutospacing="0"/>
              <w:ind w:left="131" w:right="51"/>
            </w:pPr>
            <w:r w:rsidRPr="001F0710">
              <w:rPr>
                <w:color w:val="000000"/>
                <w:sz w:val="26"/>
                <w:szCs w:val="26"/>
              </w:rPr>
              <w:t>Updating Software repetitively.</w:t>
            </w:r>
          </w:p>
          <w:p w14:paraId="4AA91E62" w14:textId="77777777" w:rsidR="00726253" w:rsidRPr="001F0710" w:rsidRDefault="00726253" w:rsidP="00726253">
            <w:pPr>
              <w:pStyle w:val="NormalWeb"/>
              <w:spacing w:before="195" w:after="0" w:line="360" w:lineRule="auto"/>
              <w:ind w:right="643"/>
              <w:rPr>
                <w:color w:val="000000"/>
                <w:sz w:val="28"/>
                <w:szCs w:val="28"/>
              </w:rPr>
            </w:pPr>
          </w:p>
        </w:tc>
      </w:tr>
    </w:tbl>
    <w:p w14:paraId="4FDA222C" w14:textId="77777777" w:rsidR="00A84ECC" w:rsidRPr="001F0710" w:rsidRDefault="00A84ECC" w:rsidP="00A84ECC">
      <w:pPr>
        <w:pStyle w:val="NormalWeb"/>
        <w:spacing w:before="195" w:after="0" w:line="360" w:lineRule="auto"/>
        <w:ind w:right="643"/>
        <w:rPr>
          <w:b/>
          <w:bCs/>
          <w:color w:val="000000"/>
          <w:sz w:val="28"/>
          <w:szCs w:val="28"/>
        </w:rPr>
      </w:pPr>
    </w:p>
    <w:p w14:paraId="7301A58D" w14:textId="77777777" w:rsidR="00A84ECC" w:rsidRPr="001F0710" w:rsidRDefault="00A84ECC">
      <w:pPr>
        <w:rPr>
          <w:rFonts w:ascii="Times New Roman" w:eastAsia="Times New Roman" w:hAnsi="Times New Roman" w:cs="Times New Roman"/>
          <w:b/>
          <w:bCs/>
          <w:color w:val="000000"/>
          <w:sz w:val="28"/>
          <w:szCs w:val="28"/>
          <w:lang w:eastAsia="en-IN"/>
        </w:rPr>
      </w:pPr>
      <w:r w:rsidRPr="001F0710">
        <w:rPr>
          <w:rFonts w:ascii="Times New Roman" w:hAnsi="Times New Roman" w:cs="Times New Roman"/>
          <w:b/>
          <w:bCs/>
          <w:color w:val="000000"/>
          <w:sz w:val="28"/>
          <w:szCs w:val="28"/>
        </w:rPr>
        <w:br w:type="page"/>
      </w:r>
    </w:p>
    <w:p w14:paraId="1506329F" w14:textId="7E5DE406" w:rsidR="00A84ECC" w:rsidRPr="001F0710" w:rsidRDefault="00A84ECC" w:rsidP="00FA0279">
      <w:pPr>
        <w:pStyle w:val="NormalWeb"/>
        <w:spacing w:before="195" w:after="0" w:line="360" w:lineRule="auto"/>
        <w:ind w:left="720" w:right="643"/>
        <w:jc w:val="both"/>
        <w:rPr>
          <w:b/>
          <w:bCs/>
          <w:color w:val="000000"/>
          <w:sz w:val="36"/>
          <w:szCs w:val="36"/>
        </w:rPr>
      </w:pPr>
      <w:r w:rsidRPr="001F0710">
        <w:rPr>
          <w:b/>
          <w:bCs/>
          <w:color w:val="000000"/>
          <w:sz w:val="36"/>
          <w:szCs w:val="36"/>
        </w:rPr>
        <w:lastRenderedPageBreak/>
        <w:t>2.2.1 Research Paper 1</w:t>
      </w:r>
    </w:p>
    <w:p w14:paraId="29D0BCC7" w14:textId="77777777" w:rsidR="00A84ECC" w:rsidRPr="001F0710" w:rsidRDefault="00A84ECC" w:rsidP="00FA0279">
      <w:pPr>
        <w:pStyle w:val="NormalWeb"/>
        <w:spacing w:before="195" w:after="0" w:line="360" w:lineRule="auto"/>
        <w:ind w:left="720" w:right="643"/>
        <w:jc w:val="both"/>
        <w:rPr>
          <w:b/>
          <w:bCs/>
          <w:color w:val="000000"/>
          <w:sz w:val="32"/>
          <w:szCs w:val="32"/>
        </w:rPr>
      </w:pPr>
      <w:r w:rsidRPr="001F0710">
        <w:rPr>
          <w:b/>
          <w:bCs/>
          <w:color w:val="000000"/>
          <w:sz w:val="32"/>
          <w:szCs w:val="32"/>
        </w:rPr>
        <w:t>#Details:</w:t>
      </w:r>
    </w:p>
    <w:p w14:paraId="47E6EEEA" w14:textId="77777777" w:rsidR="00A84ECC" w:rsidRPr="001F0710" w:rsidRDefault="00A84ECC" w:rsidP="00FA0279">
      <w:pPr>
        <w:pStyle w:val="NormalWeb"/>
        <w:spacing w:before="195" w:after="0"/>
        <w:ind w:left="720" w:right="643"/>
        <w:jc w:val="both"/>
        <w:rPr>
          <w:color w:val="000000"/>
          <w:sz w:val="28"/>
          <w:szCs w:val="28"/>
        </w:rPr>
      </w:pPr>
      <w:r w:rsidRPr="001F0710">
        <w:rPr>
          <w:color w:val="000000"/>
          <w:sz w:val="28"/>
          <w:szCs w:val="28"/>
        </w:rPr>
        <w:t xml:space="preserve">Author: Mykhailo </w:t>
      </w:r>
      <w:proofErr w:type="spellStart"/>
      <w:r w:rsidRPr="001F0710">
        <w:rPr>
          <w:color w:val="000000"/>
          <w:sz w:val="28"/>
          <w:szCs w:val="28"/>
        </w:rPr>
        <w:t>Klunko</w:t>
      </w:r>
      <w:proofErr w:type="spellEnd"/>
    </w:p>
    <w:p w14:paraId="016871EF" w14:textId="77777777" w:rsidR="00A84ECC" w:rsidRPr="001F0710" w:rsidRDefault="00A84ECC" w:rsidP="00FA0279">
      <w:pPr>
        <w:pStyle w:val="NormalWeb"/>
        <w:spacing w:before="195" w:after="0"/>
        <w:ind w:left="720" w:right="643"/>
        <w:jc w:val="both"/>
        <w:rPr>
          <w:color w:val="000000"/>
          <w:sz w:val="28"/>
          <w:szCs w:val="28"/>
        </w:rPr>
      </w:pPr>
      <w:r w:rsidRPr="001F0710">
        <w:rPr>
          <w:color w:val="000000"/>
          <w:sz w:val="28"/>
          <w:szCs w:val="28"/>
        </w:rPr>
        <w:t>Title: Visualization of Sorting Algorithms</w:t>
      </w:r>
    </w:p>
    <w:p w14:paraId="1EE79905" w14:textId="77777777" w:rsidR="00A84ECC" w:rsidRPr="001F0710" w:rsidRDefault="00A84ECC" w:rsidP="00FA0279">
      <w:pPr>
        <w:pStyle w:val="NormalWeb"/>
        <w:spacing w:before="195" w:after="0"/>
        <w:ind w:left="720" w:right="643"/>
        <w:jc w:val="both"/>
        <w:rPr>
          <w:color w:val="000000"/>
          <w:sz w:val="28"/>
          <w:szCs w:val="28"/>
        </w:rPr>
      </w:pPr>
      <w:r w:rsidRPr="001F0710">
        <w:rPr>
          <w:color w:val="000000"/>
          <w:sz w:val="28"/>
          <w:szCs w:val="28"/>
        </w:rPr>
        <w:t>Thesis type: bachelor thesis</w:t>
      </w:r>
    </w:p>
    <w:p w14:paraId="35E61B53" w14:textId="77777777" w:rsidR="00A84ECC" w:rsidRPr="001F0710" w:rsidRDefault="00A84ECC" w:rsidP="00FA0279">
      <w:pPr>
        <w:pStyle w:val="NormalWeb"/>
        <w:spacing w:before="195" w:after="0"/>
        <w:ind w:left="720" w:right="643"/>
        <w:jc w:val="both"/>
        <w:rPr>
          <w:color w:val="000000"/>
          <w:sz w:val="28"/>
          <w:szCs w:val="28"/>
        </w:rPr>
      </w:pPr>
      <w:r w:rsidRPr="001F0710">
        <w:rPr>
          <w:color w:val="000000"/>
          <w:sz w:val="28"/>
          <w:szCs w:val="28"/>
        </w:rPr>
        <w:t>Department: Department of Computer Science, Faculty of Science,</w:t>
      </w:r>
    </w:p>
    <w:p w14:paraId="57B32192" w14:textId="77777777" w:rsidR="00A84ECC" w:rsidRPr="001F0710" w:rsidRDefault="00A84ECC" w:rsidP="00FA0279">
      <w:pPr>
        <w:pStyle w:val="NormalWeb"/>
        <w:spacing w:before="195" w:after="0"/>
        <w:ind w:left="720" w:right="643"/>
        <w:jc w:val="both"/>
        <w:rPr>
          <w:color w:val="000000"/>
          <w:sz w:val="28"/>
          <w:szCs w:val="28"/>
        </w:rPr>
      </w:pPr>
      <w:proofErr w:type="spellStart"/>
      <w:r w:rsidRPr="001F0710">
        <w:rPr>
          <w:color w:val="000000"/>
          <w:sz w:val="28"/>
          <w:szCs w:val="28"/>
        </w:rPr>
        <w:t>Palacký</w:t>
      </w:r>
      <w:proofErr w:type="spellEnd"/>
      <w:r w:rsidRPr="001F0710">
        <w:rPr>
          <w:color w:val="000000"/>
          <w:sz w:val="28"/>
          <w:szCs w:val="28"/>
        </w:rPr>
        <w:t xml:space="preserve"> University Olomouc</w:t>
      </w:r>
    </w:p>
    <w:p w14:paraId="0E1BBB1A" w14:textId="77777777" w:rsidR="00A84ECC" w:rsidRPr="001F0710" w:rsidRDefault="00A84ECC" w:rsidP="00FA0279">
      <w:pPr>
        <w:pStyle w:val="NormalWeb"/>
        <w:spacing w:before="195" w:after="0"/>
        <w:ind w:left="720" w:right="643"/>
        <w:jc w:val="both"/>
        <w:rPr>
          <w:color w:val="000000"/>
          <w:sz w:val="28"/>
          <w:szCs w:val="28"/>
        </w:rPr>
      </w:pPr>
      <w:r w:rsidRPr="001F0710">
        <w:rPr>
          <w:color w:val="000000"/>
          <w:sz w:val="28"/>
          <w:szCs w:val="28"/>
        </w:rPr>
        <w:t xml:space="preserve">Year of </w:t>
      </w:r>
      <w:proofErr w:type="spellStart"/>
      <w:r w:rsidRPr="001F0710">
        <w:rPr>
          <w:color w:val="000000"/>
          <w:sz w:val="28"/>
          <w:szCs w:val="28"/>
        </w:rPr>
        <w:t>defense</w:t>
      </w:r>
      <w:proofErr w:type="spellEnd"/>
      <w:r w:rsidRPr="001F0710">
        <w:rPr>
          <w:color w:val="000000"/>
          <w:sz w:val="28"/>
          <w:szCs w:val="28"/>
        </w:rPr>
        <w:t>: 2019</w:t>
      </w:r>
    </w:p>
    <w:p w14:paraId="48A86BD2" w14:textId="77777777" w:rsidR="00FA0279" w:rsidRPr="001F0710" w:rsidRDefault="00A84ECC" w:rsidP="00FA0279">
      <w:pPr>
        <w:pStyle w:val="NormalWeb"/>
        <w:spacing w:before="195" w:after="0"/>
        <w:ind w:left="720" w:right="643"/>
        <w:jc w:val="both"/>
        <w:rPr>
          <w:color w:val="000000"/>
          <w:sz w:val="28"/>
          <w:szCs w:val="28"/>
        </w:rPr>
      </w:pPr>
      <w:r w:rsidRPr="001F0710">
        <w:rPr>
          <w:color w:val="000000"/>
          <w:sz w:val="28"/>
          <w:szCs w:val="28"/>
        </w:rPr>
        <w:t>Study field: Computer Science, full-time form</w:t>
      </w:r>
      <w:r w:rsidRPr="001F0710">
        <w:rPr>
          <w:color w:val="000000"/>
          <w:sz w:val="28"/>
          <w:szCs w:val="28"/>
        </w:rPr>
        <w:t xml:space="preserve"> </w:t>
      </w:r>
    </w:p>
    <w:p w14:paraId="7C0BD2D4" w14:textId="018439C2" w:rsidR="00A84ECC" w:rsidRPr="001F0710" w:rsidRDefault="00A84ECC" w:rsidP="00FA0279">
      <w:pPr>
        <w:pStyle w:val="NormalWeb"/>
        <w:spacing w:before="195" w:after="0"/>
        <w:ind w:left="720" w:right="643"/>
        <w:jc w:val="both"/>
        <w:rPr>
          <w:color w:val="000000"/>
          <w:sz w:val="28"/>
          <w:szCs w:val="28"/>
        </w:rPr>
      </w:pPr>
      <w:r w:rsidRPr="001F0710">
        <w:rPr>
          <w:color w:val="000000"/>
          <w:sz w:val="28"/>
          <w:szCs w:val="28"/>
        </w:rPr>
        <w:t>Thesis language: English</w:t>
      </w:r>
    </w:p>
    <w:p w14:paraId="6CA413B6" w14:textId="77777777" w:rsidR="00A84ECC" w:rsidRPr="001F0710" w:rsidRDefault="00A84ECC" w:rsidP="00FA0279">
      <w:pPr>
        <w:pStyle w:val="NormalWeb"/>
        <w:spacing w:before="195" w:after="0" w:line="360" w:lineRule="auto"/>
        <w:ind w:left="720" w:right="643"/>
        <w:jc w:val="both"/>
        <w:rPr>
          <w:b/>
          <w:bCs/>
          <w:color w:val="000000"/>
          <w:sz w:val="32"/>
          <w:szCs w:val="32"/>
        </w:rPr>
      </w:pPr>
      <w:r w:rsidRPr="001F0710">
        <w:rPr>
          <w:b/>
          <w:bCs/>
          <w:color w:val="000000"/>
          <w:sz w:val="32"/>
          <w:szCs w:val="32"/>
        </w:rPr>
        <w:t>#Abstract:</w:t>
      </w:r>
    </w:p>
    <w:p w14:paraId="64158E7D" w14:textId="43EF9175" w:rsidR="00A84ECC" w:rsidRPr="001F0710" w:rsidRDefault="00A84ECC" w:rsidP="0028324D">
      <w:pPr>
        <w:pStyle w:val="NormalWeb"/>
        <w:spacing w:before="195" w:after="0" w:line="360" w:lineRule="auto"/>
        <w:ind w:left="720" w:right="643" w:firstLine="720"/>
        <w:jc w:val="both"/>
        <w:rPr>
          <w:color w:val="000000"/>
          <w:sz w:val="28"/>
          <w:szCs w:val="28"/>
        </w:rPr>
      </w:pPr>
      <w:r w:rsidRPr="001F0710">
        <w:rPr>
          <w:color w:val="000000"/>
          <w:sz w:val="28"/>
          <w:szCs w:val="28"/>
        </w:rPr>
        <w:t>The main goal of the thesis was to create a teaching support</w:t>
      </w:r>
      <w:r w:rsidRPr="001F0710">
        <w:rPr>
          <w:color w:val="000000"/>
          <w:sz w:val="28"/>
          <w:szCs w:val="28"/>
        </w:rPr>
        <w:t xml:space="preserve"> </w:t>
      </w:r>
      <w:r w:rsidRPr="001F0710">
        <w:rPr>
          <w:color w:val="000000"/>
          <w:sz w:val="28"/>
          <w:szCs w:val="28"/>
        </w:rPr>
        <w:t>software with visualization of the most known sorting algorithms and</w:t>
      </w:r>
      <w:r w:rsidR="00FA0279" w:rsidRPr="001F0710">
        <w:rPr>
          <w:color w:val="000000"/>
          <w:sz w:val="28"/>
          <w:szCs w:val="28"/>
        </w:rPr>
        <w:t xml:space="preserve"> </w:t>
      </w:r>
      <w:r w:rsidRPr="001F0710">
        <w:rPr>
          <w:color w:val="000000"/>
          <w:sz w:val="28"/>
          <w:szCs w:val="28"/>
        </w:rPr>
        <w:t>their variations. The application supports a graphic visualization o</w:t>
      </w:r>
      <w:r w:rsidR="00FA0279" w:rsidRPr="001F0710">
        <w:rPr>
          <w:color w:val="000000"/>
          <w:sz w:val="28"/>
          <w:szCs w:val="28"/>
        </w:rPr>
        <w:t xml:space="preserve">n </w:t>
      </w:r>
      <w:r w:rsidRPr="001F0710">
        <w:rPr>
          <w:color w:val="000000"/>
          <w:sz w:val="28"/>
          <w:szCs w:val="28"/>
        </w:rPr>
        <w:t>selected algorithms on randomly generated or manually created array</w:t>
      </w:r>
      <w:r w:rsidR="00FA0279" w:rsidRPr="001F0710">
        <w:rPr>
          <w:color w:val="000000"/>
          <w:sz w:val="28"/>
          <w:szCs w:val="28"/>
        </w:rPr>
        <w:t xml:space="preserve"> </w:t>
      </w:r>
      <w:r w:rsidRPr="001F0710">
        <w:rPr>
          <w:color w:val="000000"/>
          <w:sz w:val="28"/>
          <w:szCs w:val="28"/>
        </w:rPr>
        <w:t>step-by-step execution possibility, pseudocode and current state of</w:t>
      </w:r>
      <w:r w:rsidR="00FA0279" w:rsidRPr="001F0710">
        <w:rPr>
          <w:color w:val="000000"/>
          <w:sz w:val="28"/>
          <w:szCs w:val="28"/>
        </w:rPr>
        <w:t xml:space="preserve"> </w:t>
      </w:r>
      <w:r w:rsidRPr="001F0710">
        <w:rPr>
          <w:color w:val="000000"/>
          <w:sz w:val="28"/>
          <w:szCs w:val="28"/>
        </w:rPr>
        <w:t>variables.</w:t>
      </w:r>
    </w:p>
    <w:p w14:paraId="184A5296" w14:textId="58AC17E2" w:rsidR="00A84ECC" w:rsidRPr="001F0710" w:rsidRDefault="00A84ECC" w:rsidP="00FA0279">
      <w:pPr>
        <w:pStyle w:val="NormalWeb"/>
        <w:spacing w:before="195" w:after="0" w:line="360" w:lineRule="auto"/>
        <w:ind w:left="720" w:right="643"/>
        <w:jc w:val="both"/>
        <w:rPr>
          <w:b/>
          <w:bCs/>
          <w:color w:val="000000"/>
          <w:sz w:val="32"/>
          <w:szCs w:val="32"/>
        </w:rPr>
      </w:pPr>
      <w:r w:rsidRPr="001F0710">
        <w:rPr>
          <w:b/>
          <w:bCs/>
          <w:color w:val="000000"/>
          <w:sz w:val="32"/>
          <w:szCs w:val="32"/>
        </w:rPr>
        <w:t>#Advantages:</w:t>
      </w:r>
    </w:p>
    <w:p w14:paraId="764F0215" w14:textId="77777777" w:rsidR="00A84ECC" w:rsidRPr="001F0710" w:rsidRDefault="00A84ECC" w:rsidP="00FA0279">
      <w:pPr>
        <w:pStyle w:val="NormalWeb"/>
        <w:spacing w:before="195" w:after="0" w:line="276" w:lineRule="auto"/>
        <w:ind w:left="720" w:right="643"/>
        <w:jc w:val="both"/>
        <w:rPr>
          <w:color w:val="000000"/>
          <w:sz w:val="28"/>
          <w:szCs w:val="28"/>
        </w:rPr>
      </w:pPr>
      <w:r w:rsidRPr="001F0710">
        <w:rPr>
          <w:color w:val="000000"/>
          <w:sz w:val="28"/>
          <w:szCs w:val="28"/>
        </w:rPr>
        <w:t>● Better Algorithm Understanding.</w:t>
      </w:r>
    </w:p>
    <w:p w14:paraId="500FC54E" w14:textId="77777777" w:rsidR="00A84ECC" w:rsidRPr="001F0710" w:rsidRDefault="00A84ECC" w:rsidP="00FA0279">
      <w:pPr>
        <w:pStyle w:val="NormalWeb"/>
        <w:spacing w:before="195" w:after="0" w:line="276" w:lineRule="auto"/>
        <w:ind w:left="720" w:right="643"/>
        <w:jc w:val="both"/>
        <w:rPr>
          <w:color w:val="000000"/>
          <w:sz w:val="28"/>
          <w:szCs w:val="28"/>
        </w:rPr>
      </w:pPr>
      <w:r w:rsidRPr="001F0710">
        <w:rPr>
          <w:color w:val="000000"/>
          <w:sz w:val="28"/>
          <w:szCs w:val="28"/>
        </w:rPr>
        <w:t>● Varieties of Algorithm Included.</w:t>
      </w:r>
    </w:p>
    <w:p w14:paraId="08112DE9" w14:textId="77777777" w:rsidR="00A84ECC" w:rsidRPr="001F0710" w:rsidRDefault="00A84ECC" w:rsidP="00FA0279">
      <w:pPr>
        <w:pStyle w:val="NormalWeb"/>
        <w:spacing w:before="195" w:after="0" w:line="276" w:lineRule="auto"/>
        <w:ind w:left="720" w:right="643"/>
        <w:jc w:val="both"/>
        <w:rPr>
          <w:color w:val="000000"/>
          <w:sz w:val="28"/>
          <w:szCs w:val="28"/>
        </w:rPr>
      </w:pPr>
      <w:r w:rsidRPr="001F0710">
        <w:rPr>
          <w:color w:val="000000"/>
          <w:sz w:val="28"/>
          <w:szCs w:val="28"/>
        </w:rPr>
        <w:t>● Application Based</w:t>
      </w:r>
    </w:p>
    <w:p w14:paraId="161AFEB1" w14:textId="77777777" w:rsidR="00A84ECC" w:rsidRPr="001F0710" w:rsidRDefault="00A84ECC" w:rsidP="00FA0279">
      <w:pPr>
        <w:pStyle w:val="NormalWeb"/>
        <w:spacing w:before="195" w:after="0" w:line="276" w:lineRule="auto"/>
        <w:ind w:left="720" w:right="643"/>
        <w:jc w:val="both"/>
        <w:rPr>
          <w:color w:val="000000"/>
          <w:sz w:val="28"/>
          <w:szCs w:val="28"/>
        </w:rPr>
      </w:pPr>
      <w:r w:rsidRPr="001F0710">
        <w:rPr>
          <w:color w:val="000000"/>
          <w:sz w:val="28"/>
          <w:szCs w:val="28"/>
        </w:rPr>
        <w:t>● No Internet Required</w:t>
      </w:r>
    </w:p>
    <w:p w14:paraId="24A984E0" w14:textId="77777777" w:rsidR="00A84ECC" w:rsidRPr="001F0710" w:rsidRDefault="00A84ECC" w:rsidP="00FA0279">
      <w:pPr>
        <w:pStyle w:val="NormalWeb"/>
        <w:spacing w:before="195" w:after="0" w:line="360" w:lineRule="auto"/>
        <w:ind w:left="720" w:right="643"/>
        <w:jc w:val="both"/>
        <w:rPr>
          <w:color w:val="000000"/>
          <w:sz w:val="28"/>
          <w:szCs w:val="28"/>
        </w:rPr>
      </w:pPr>
    </w:p>
    <w:p w14:paraId="456CEBAF" w14:textId="6A61C93C" w:rsidR="00A84ECC" w:rsidRPr="001F0710" w:rsidRDefault="00A84ECC" w:rsidP="00FA0279">
      <w:pPr>
        <w:pStyle w:val="NormalWeb"/>
        <w:spacing w:before="195" w:after="0" w:line="360" w:lineRule="auto"/>
        <w:ind w:left="720" w:right="643"/>
        <w:jc w:val="both"/>
        <w:rPr>
          <w:b/>
          <w:bCs/>
          <w:color w:val="000000"/>
          <w:sz w:val="32"/>
          <w:szCs w:val="32"/>
        </w:rPr>
      </w:pPr>
      <w:r w:rsidRPr="001F0710">
        <w:rPr>
          <w:b/>
          <w:bCs/>
          <w:color w:val="000000"/>
          <w:sz w:val="32"/>
          <w:szCs w:val="32"/>
        </w:rPr>
        <w:t>#Disadvantages:</w:t>
      </w:r>
    </w:p>
    <w:p w14:paraId="7E9A8045" w14:textId="77777777" w:rsidR="00A84ECC" w:rsidRPr="001F0710" w:rsidRDefault="00A84ECC" w:rsidP="00FA0279">
      <w:pPr>
        <w:pStyle w:val="NormalWeb"/>
        <w:spacing w:before="195" w:after="0" w:line="276" w:lineRule="auto"/>
        <w:ind w:left="720" w:right="643"/>
        <w:jc w:val="both"/>
        <w:rPr>
          <w:color w:val="000000"/>
          <w:sz w:val="28"/>
          <w:szCs w:val="28"/>
        </w:rPr>
      </w:pPr>
      <w:r w:rsidRPr="001F0710">
        <w:rPr>
          <w:color w:val="000000"/>
          <w:sz w:val="28"/>
          <w:szCs w:val="28"/>
        </w:rPr>
        <w:t xml:space="preserve">● Less Downloads as Online Users need a </w:t>
      </w:r>
      <w:proofErr w:type="gramStart"/>
      <w:r w:rsidRPr="001F0710">
        <w:rPr>
          <w:color w:val="000000"/>
          <w:sz w:val="28"/>
          <w:szCs w:val="28"/>
        </w:rPr>
        <w:t>web based</w:t>
      </w:r>
      <w:proofErr w:type="gramEnd"/>
      <w:r w:rsidRPr="001F0710">
        <w:rPr>
          <w:color w:val="000000"/>
          <w:sz w:val="28"/>
          <w:szCs w:val="28"/>
        </w:rPr>
        <w:t xml:space="preserve"> application.</w:t>
      </w:r>
    </w:p>
    <w:p w14:paraId="0837E642" w14:textId="77777777" w:rsidR="00A84ECC" w:rsidRPr="001F0710" w:rsidRDefault="00A84ECC" w:rsidP="00FA0279">
      <w:pPr>
        <w:pStyle w:val="NormalWeb"/>
        <w:spacing w:before="195" w:after="0" w:line="276" w:lineRule="auto"/>
        <w:ind w:left="720" w:right="643"/>
        <w:jc w:val="both"/>
        <w:rPr>
          <w:color w:val="000000"/>
          <w:sz w:val="28"/>
          <w:szCs w:val="28"/>
        </w:rPr>
      </w:pPr>
      <w:r w:rsidRPr="001F0710">
        <w:rPr>
          <w:color w:val="000000"/>
          <w:sz w:val="28"/>
          <w:szCs w:val="28"/>
        </w:rPr>
        <w:t>● Requirement of Java existing System in Users Device.</w:t>
      </w:r>
    </w:p>
    <w:p w14:paraId="638929F2" w14:textId="77777777" w:rsidR="00A84ECC" w:rsidRPr="001F0710" w:rsidRDefault="00A84ECC" w:rsidP="00FA0279">
      <w:pPr>
        <w:pStyle w:val="NormalWeb"/>
        <w:spacing w:before="195" w:after="0" w:line="276" w:lineRule="auto"/>
        <w:ind w:left="720" w:right="643"/>
        <w:jc w:val="both"/>
        <w:rPr>
          <w:color w:val="000000"/>
          <w:sz w:val="28"/>
          <w:szCs w:val="28"/>
        </w:rPr>
      </w:pPr>
      <w:r w:rsidRPr="001F0710">
        <w:rPr>
          <w:color w:val="000000"/>
          <w:sz w:val="28"/>
          <w:szCs w:val="28"/>
        </w:rPr>
        <w:t xml:space="preserve">● Cannot be accessed through mobile phones as it is </w:t>
      </w:r>
      <w:proofErr w:type="gramStart"/>
      <w:r w:rsidRPr="001F0710">
        <w:rPr>
          <w:color w:val="000000"/>
          <w:sz w:val="28"/>
          <w:szCs w:val="28"/>
        </w:rPr>
        <w:t>an</w:t>
      </w:r>
      <w:proofErr w:type="gramEnd"/>
      <w:r w:rsidRPr="001F0710">
        <w:rPr>
          <w:color w:val="000000"/>
          <w:sz w:val="28"/>
          <w:szCs w:val="28"/>
        </w:rPr>
        <w:t xml:space="preserve"> Desktop Software.</w:t>
      </w:r>
    </w:p>
    <w:p w14:paraId="201B1D0E" w14:textId="77777777" w:rsidR="00A84ECC" w:rsidRPr="001F0710" w:rsidRDefault="00A84ECC" w:rsidP="00FA0279">
      <w:pPr>
        <w:pStyle w:val="NormalWeb"/>
        <w:spacing w:before="195" w:after="0" w:line="360" w:lineRule="auto"/>
        <w:ind w:left="720" w:right="643"/>
        <w:jc w:val="both"/>
        <w:rPr>
          <w:color w:val="000000"/>
          <w:sz w:val="28"/>
          <w:szCs w:val="28"/>
        </w:rPr>
      </w:pPr>
    </w:p>
    <w:p w14:paraId="2D6CDADA" w14:textId="5FBD98D0" w:rsidR="00FA0279" w:rsidRPr="001F0710" w:rsidRDefault="00A84ECC" w:rsidP="00FA0279">
      <w:pPr>
        <w:pStyle w:val="NormalWeb"/>
        <w:spacing w:before="195" w:after="0" w:line="360" w:lineRule="auto"/>
        <w:ind w:left="720" w:right="643"/>
        <w:jc w:val="both"/>
        <w:rPr>
          <w:b/>
          <w:bCs/>
          <w:color w:val="000000"/>
          <w:sz w:val="36"/>
          <w:szCs w:val="36"/>
        </w:rPr>
      </w:pPr>
      <w:r w:rsidRPr="001F0710">
        <w:rPr>
          <w:b/>
          <w:bCs/>
          <w:color w:val="000000"/>
          <w:sz w:val="36"/>
          <w:szCs w:val="36"/>
        </w:rPr>
        <w:t>2.2.2 Research Paper 2</w:t>
      </w:r>
    </w:p>
    <w:p w14:paraId="019C6309" w14:textId="77777777" w:rsidR="00A84ECC" w:rsidRPr="001F0710" w:rsidRDefault="00A84ECC" w:rsidP="00FA0279">
      <w:pPr>
        <w:pStyle w:val="NormalWeb"/>
        <w:spacing w:before="195" w:after="0" w:line="360" w:lineRule="auto"/>
        <w:ind w:left="720" w:right="643"/>
        <w:jc w:val="both"/>
        <w:rPr>
          <w:b/>
          <w:bCs/>
          <w:color w:val="000000"/>
          <w:sz w:val="32"/>
          <w:szCs w:val="32"/>
        </w:rPr>
      </w:pPr>
      <w:r w:rsidRPr="001F0710">
        <w:rPr>
          <w:b/>
          <w:bCs/>
          <w:color w:val="000000"/>
          <w:sz w:val="32"/>
          <w:szCs w:val="32"/>
        </w:rPr>
        <w:t>#Details:</w:t>
      </w:r>
    </w:p>
    <w:p w14:paraId="6790088A" w14:textId="77777777" w:rsidR="00A84ECC" w:rsidRPr="001F0710" w:rsidRDefault="00A84ECC" w:rsidP="00FA0279">
      <w:pPr>
        <w:pStyle w:val="NormalWeb"/>
        <w:spacing w:before="195" w:after="0" w:line="276" w:lineRule="auto"/>
        <w:ind w:left="720" w:right="643"/>
        <w:jc w:val="both"/>
        <w:rPr>
          <w:color w:val="000000"/>
          <w:sz w:val="28"/>
          <w:szCs w:val="28"/>
        </w:rPr>
      </w:pPr>
      <w:r w:rsidRPr="001F0710">
        <w:rPr>
          <w:color w:val="000000"/>
          <w:sz w:val="28"/>
          <w:szCs w:val="28"/>
        </w:rPr>
        <w:t xml:space="preserve">Author: </w:t>
      </w:r>
      <w:proofErr w:type="spellStart"/>
      <w:r w:rsidRPr="001F0710">
        <w:rPr>
          <w:color w:val="000000"/>
          <w:sz w:val="28"/>
          <w:szCs w:val="28"/>
        </w:rPr>
        <w:t>Barnini</w:t>
      </w:r>
      <w:proofErr w:type="spellEnd"/>
      <w:r w:rsidRPr="001F0710">
        <w:rPr>
          <w:color w:val="000000"/>
          <w:sz w:val="28"/>
          <w:szCs w:val="28"/>
        </w:rPr>
        <w:t xml:space="preserve"> </w:t>
      </w:r>
      <w:proofErr w:type="gramStart"/>
      <w:r w:rsidRPr="001F0710">
        <w:rPr>
          <w:color w:val="000000"/>
          <w:sz w:val="28"/>
          <w:szCs w:val="28"/>
        </w:rPr>
        <w:t>Goswami ,</w:t>
      </w:r>
      <w:proofErr w:type="gramEnd"/>
      <w:r w:rsidRPr="001F0710">
        <w:rPr>
          <w:color w:val="000000"/>
          <w:sz w:val="28"/>
          <w:szCs w:val="28"/>
        </w:rPr>
        <w:t xml:space="preserve"> Anushka Dhar, Akash Gupta, </w:t>
      </w:r>
      <w:proofErr w:type="spellStart"/>
      <w:r w:rsidRPr="001F0710">
        <w:rPr>
          <w:color w:val="000000"/>
          <w:sz w:val="28"/>
          <w:szCs w:val="28"/>
        </w:rPr>
        <w:t>Antriksh</w:t>
      </w:r>
      <w:proofErr w:type="spellEnd"/>
      <w:r w:rsidRPr="001F0710">
        <w:rPr>
          <w:color w:val="000000"/>
          <w:sz w:val="28"/>
          <w:szCs w:val="28"/>
        </w:rPr>
        <w:t xml:space="preserve"> Gupta</w:t>
      </w:r>
    </w:p>
    <w:p w14:paraId="1BA47FC9" w14:textId="77777777" w:rsidR="00A84ECC" w:rsidRPr="001F0710" w:rsidRDefault="00A84ECC" w:rsidP="00FA0279">
      <w:pPr>
        <w:pStyle w:val="NormalWeb"/>
        <w:spacing w:before="195" w:after="0" w:line="276" w:lineRule="auto"/>
        <w:ind w:left="720" w:right="643"/>
        <w:jc w:val="both"/>
        <w:rPr>
          <w:color w:val="000000"/>
          <w:sz w:val="28"/>
          <w:szCs w:val="28"/>
        </w:rPr>
      </w:pPr>
      <w:r w:rsidRPr="001F0710">
        <w:rPr>
          <w:color w:val="000000"/>
          <w:sz w:val="28"/>
          <w:szCs w:val="28"/>
        </w:rPr>
        <w:t>Title: ALGORITHM VISUALIZER</w:t>
      </w:r>
    </w:p>
    <w:p w14:paraId="10C7054F" w14:textId="77777777" w:rsidR="00A84ECC" w:rsidRPr="001F0710" w:rsidRDefault="00A84ECC" w:rsidP="00FA0279">
      <w:pPr>
        <w:pStyle w:val="NormalWeb"/>
        <w:spacing w:before="195" w:after="0" w:line="276" w:lineRule="auto"/>
        <w:ind w:left="720" w:right="643"/>
        <w:jc w:val="both"/>
        <w:rPr>
          <w:color w:val="000000"/>
          <w:sz w:val="28"/>
          <w:szCs w:val="28"/>
        </w:rPr>
      </w:pPr>
      <w:r w:rsidRPr="001F0710">
        <w:rPr>
          <w:color w:val="000000"/>
          <w:sz w:val="28"/>
          <w:szCs w:val="28"/>
        </w:rPr>
        <w:t>Department: Department of Computer Science and Engineering</w:t>
      </w:r>
    </w:p>
    <w:p w14:paraId="3E235F85" w14:textId="77777777" w:rsidR="00A84ECC" w:rsidRPr="001F0710" w:rsidRDefault="00A84ECC" w:rsidP="00FA0279">
      <w:pPr>
        <w:pStyle w:val="NormalWeb"/>
        <w:spacing w:before="195" w:after="0" w:line="276" w:lineRule="auto"/>
        <w:ind w:left="720" w:right="643"/>
        <w:jc w:val="both"/>
        <w:rPr>
          <w:color w:val="000000"/>
          <w:sz w:val="28"/>
          <w:szCs w:val="28"/>
        </w:rPr>
      </w:pPr>
      <w:r w:rsidRPr="001F0710">
        <w:rPr>
          <w:color w:val="000000"/>
          <w:sz w:val="28"/>
          <w:szCs w:val="28"/>
        </w:rPr>
        <w:t>Research paper language: English</w:t>
      </w:r>
    </w:p>
    <w:p w14:paraId="6E145784" w14:textId="77777777" w:rsidR="00A84ECC" w:rsidRPr="001F0710" w:rsidRDefault="00A84ECC" w:rsidP="00FA0279">
      <w:pPr>
        <w:pStyle w:val="NormalWeb"/>
        <w:spacing w:before="195" w:after="0" w:line="276" w:lineRule="auto"/>
        <w:ind w:left="720" w:right="643"/>
        <w:jc w:val="both"/>
        <w:rPr>
          <w:color w:val="000000"/>
          <w:sz w:val="28"/>
          <w:szCs w:val="28"/>
        </w:rPr>
      </w:pPr>
      <w:r w:rsidRPr="001F0710">
        <w:rPr>
          <w:color w:val="000000"/>
          <w:sz w:val="28"/>
          <w:szCs w:val="28"/>
        </w:rPr>
        <w:t xml:space="preserve">Year of </w:t>
      </w:r>
      <w:proofErr w:type="gramStart"/>
      <w:r w:rsidRPr="001F0710">
        <w:rPr>
          <w:color w:val="000000"/>
          <w:sz w:val="28"/>
          <w:szCs w:val="28"/>
        </w:rPr>
        <w:t>publication:-</w:t>
      </w:r>
      <w:proofErr w:type="gramEnd"/>
      <w:r w:rsidRPr="001F0710">
        <w:rPr>
          <w:color w:val="000000"/>
          <w:sz w:val="28"/>
          <w:szCs w:val="28"/>
        </w:rPr>
        <w:t xml:space="preserve"> 2021</w:t>
      </w:r>
    </w:p>
    <w:p w14:paraId="1D6E59DE" w14:textId="77777777" w:rsidR="00A84ECC" w:rsidRPr="001F0710" w:rsidRDefault="00A84ECC" w:rsidP="00FA0279">
      <w:pPr>
        <w:pStyle w:val="NormalWeb"/>
        <w:spacing w:before="195" w:after="0" w:line="360" w:lineRule="auto"/>
        <w:ind w:left="720" w:right="643"/>
        <w:jc w:val="both"/>
        <w:rPr>
          <w:b/>
          <w:bCs/>
          <w:color w:val="000000"/>
          <w:sz w:val="32"/>
          <w:szCs w:val="32"/>
        </w:rPr>
      </w:pPr>
      <w:r w:rsidRPr="001F0710">
        <w:rPr>
          <w:b/>
          <w:bCs/>
          <w:color w:val="000000"/>
          <w:sz w:val="32"/>
          <w:szCs w:val="32"/>
        </w:rPr>
        <w:t>#Abstract:</w:t>
      </w:r>
    </w:p>
    <w:p w14:paraId="194995CD" w14:textId="116D8E0F" w:rsidR="00A84ECC" w:rsidRPr="001F0710" w:rsidRDefault="00A84ECC" w:rsidP="00703184">
      <w:pPr>
        <w:pStyle w:val="NormalWeb"/>
        <w:spacing w:before="195" w:after="0" w:line="360" w:lineRule="auto"/>
        <w:ind w:left="720" w:right="643" w:firstLine="720"/>
        <w:jc w:val="both"/>
        <w:rPr>
          <w:color w:val="000000"/>
          <w:sz w:val="28"/>
          <w:szCs w:val="28"/>
        </w:rPr>
      </w:pPr>
      <w:r w:rsidRPr="001F0710">
        <w:rPr>
          <w:color w:val="000000"/>
          <w:sz w:val="28"/>
          <w:szCs w:val="28"/>
        </w:rPr>
        <w:t>Over the years we've observed that algorithms, even though being</w:t>
      </w:r>
      <w:r w:rsidR="00FA0279" w:rsidRPr="001F0710">
        <w:rPr>
          <w:color w:val="000000"/>
          <w:sz w:val="28"/>
          <w:szCs w:val="28"/>
        </w:rPr>
        <w:t xml:space="preserve"> </w:t>
      </w:r>
      <w:r w:rsidRPr="001F0710">
        <w:rPr>
          <w:color w:val="000000"/>
          <w:sz w:val="28"/>
          <w:szCs w:val="28"/>
        </w:rPr>
        <w:t>a complex subject, are the foundation of computational thinking and</w:t>
      </w:r>
      <w:r w:rsidR="00FA0279" w:rsidRPr="001F0710">
        <w:rPr>
          <w:color w:val="000000"/>
          <w:sz w:val="28"/>
          <w:szCs w:val="28"/>
        </w:rPr>
        <w:t xml:space="preserve"> </w:t>
      </w:r>
      <w:r w:rsidRPr="001F0710">
        <w:rPr>
          <w:color w:val="000000"/>
          <w:sz w:val="28"/>
          <w:szCs w:val="28"/>
        </w:rPr>
        <w:t xml:space="preserve">programming skills of a student. </w:t>
      </w:r>
      <w:proofErr w:type="gramStart"/>
      <w:r w:rsidRPr="001F0710">
        <w:rPr>
          <w:color w:val="000000"/>
          <w:sz w:val="28"/>
          <w:szCs w:val="28"/>
        </w:rPr>
        <w:t>So</w:t>
      </w:r>
      <w:proofErr w:type="gramEnd"/>
      <w:r w:rsidRPr="001F0710">
        <w:rPr>
          <w:color w:val="000000"/>
          <w:sz w:val="28"/>
          <w:szCs w:val="28"/>
        </w:rPr>
        <w:t xml:space="preserve"> to ease up the hardships of students</w:t>
      </w:r>
      <w:r w:rsidR="00FA0279" w:rsidRPr="001F0710">
        <w:rPr>
          <w:color w:val="000000"/>
          <w:sz w:val="28"/>
          <w:szCs w:val="28"/>
        </w:rPr>
        <w:t xml:space="preserve"> </w:t>
      </w:r>
      <w:r w:rsidRPr="001F0710">
        <w:rPr>
          <w:color w:val="000000"/>
          <w:sz w:val="28"/>
          <w:szCs w:val="28"/>
        </w:rPr>
        <w:t>this idea of the project was formed. Our application Algorithm</w:t>
      </w:r>
      <w:r w:rsidR="00FA0279" w:rsidRPr="001F0710">
        <w:rPr>
          <w:color w:val="000000"/>
          <w:sz w:val="28"/>
          <w:szCs w:val="28"/>
        </w:rPr>
        <w:t xml:space="preserve"> </w:t>
      </w:r>
      <w:r w:rsidRPr="001F0710">
        <w:rPr>
          <w:color w:val="000000"/>
          <w:sz w:val="28"/>
          <w:szCs w:val="28"/>
        </w:rPr>
        <w:t>Visualizer is both interactive and alluring to students. It gives the</w:t>
      </w:r>
      <w:r w:rsidR="00FA0279" w:rsidRPr="001F0710">
        <w:rPr>
          <w:color w:val="000000"/>
          <w:sz w:val="28"/>
          <w:szCs w:val="28"/>
        </w:rPr>
        <w:t xml:space="preserve"> </w:t>
      </w:r>
      <w:r w:rsidRPr="001F0710">
        <w:rPr>
          <w:color w:val="000000"/>
          <w:sz w:val="28"/>
          <w:szCs w:val="28"/>
        </w:rPr>
        <w:t xml:space="preserve">students hands-on experience of the algorithms' </w:t>
      </w:r>
      <w:r w:rsidRPr="001F0710">
        <w:rPr>
          <w:color w:val="000000"/>
          <w:sz w:val="28"/>
          <w:szCs w:val="28"/>
        </w:rPr>
        <w:lastRenderedPageBreak/>
        <w:t>implementation. It feeds</w:t>
      </w:r>
      <w:r w:rsidR="00FA0279" w:rsidRPr="001F0710">
        <w:rPr>
          <w:color w:val="000000"/>
          <w:sz w:val="28"/>
          <w:szCs w:val="28"/>
        </w:rPr>
        <w:t xml:space="preserve"> </w:t>
      </w:r>
      <w:r w:rsidRPr="001F0710">
        <w:rPr>
          <w:color w:val="000000"/>
          <w:sz w:val="28"/>
          <w:szCs w:val="28"/>
        </w:rPr>
        <w:t>into their imagination to help them get a better understanding while also</w:t>
      </w:r>
      <w:r w:rsidR="00FA0279" w:rsidRPr="001F0710">
        <w:rPr>
          <w:color w:val="000000"/>
          <w:sz w:val="28"/>
          <w:szCs w:val="28"/>
        </w:rPr>
        <w:t xml:space="preserve"> </w:t>
      </w:r>
      <w:r w:rsidRPr="001F0710">
        <w:rPr>
          <w:color w:val="000000"/>
          <w:sz w:val="28"/>
          <w:szCs w:val="28"/>
        </w:rPr>
        <w:t>helping teachers to help make their students understand better.</w:t>
      </w:r>
    </w:p>
    <w:p w14:paraId="4480795F" w14:textId="209B6892" w:rsidR="00A84ECC" w:rsidRPr="001F0710" w:rsidRDefault="00A84ECC" w:rsidP="00FA0279">
      <w:pPr>
        <w:pStyle w:val="NormalWeb"/>
        <w:spacing w:before="195" w:after="0" w:line="360" w:lineRule="auto"/>
        <w:ind w:left="720" w:right="643"/>
        <w:jc w:val="both"/>
        <w:rPr>
          <w:b/>
          <w:bCs/>
          <w:color w:val="000000"/>
          <w:sz w:val="32"/>
          <w:szCs w:val="32"/>
        </w:rPr>
      </w:pPr>
      <w:r w:rsidRPr="001F0710">
        <w:rPr>
          <w:b/>
          <w:bCs/>
          <w:color w:val="000000"/>
          <w:sz w:val="32"/>
          <w:szCs w:val="32"/>
        </w:rPr>
        <w:t>#Advantages:</w:t>
      </w:r>
    </w:p>
    <w:p w14:paraId="0FBD11DF" w14:textId="77777777" w:rsidR="00A84ECC" w:rsidRPr="001F0710" w:rsidRDefault="00A84ECC" w:rsidP="00FA0279">
      <w:pPr>
        <w:pStyle w:val="NormalWeb"/>
        <w:spacing w:before="195" w:after="0" w:line="360" w:lineRule="auto"/>
        <w:ind w:left="720" w:right="643"/>
        <w:jc w:val="both"/>
        <w:rPr>
          <w:color w:val="000000"/>
          <w:sz w:val="28"/>
          <w:szCs w:val="28"/>
        </w:rPr>
      </w:pPr>
      <w:r w:rsidRPr="001F0710">
        <w:rPr>
          <w:color w:val="000000"/>
          <w:sz w:val="28"/>
          <w:szCs w:val="28"/>
        </w:rPr>
        <w:t>● Better Algorithm Understanding.</w:t>
      </w:r>
    </w:p>
    <w:p w14:paraId="6363621D" w14:textId="77777777" w:rsidR="00A84ECC" w:rsidRPr="001F0710" w:rsidRDefault="00A84ECC" w:rsidP="00FA0279">
      <w:pPr>
        <w:pStyle w:val="NormalWeb"/>
        <w:spacing w:before="195" w:after="0" w:line="360" w:lineRule="auto"/>
        <w:ind w:left="720" w:right="643"/>
        <w:jc w:val="both"/>
        <w:rPr>
          <w:color w:val="000000"/>
          <w:sz w:val="28"/>
          <w:szCs w:val="28"/>
        </w:rPr>
      </w:pPr>
      <w:r w:rsidRPr="001F0710">
        <w:rPr>
          <w:color w:val="000000"/>
          <w:sz w:val="28"/>
          <w:szCs w:val="28"/>
        </w:rPr>
        <w:t>● Application Based.</w:t>
      </w:r>
    </w:p>
    <w:p w14:paraId="07DA0601" w14:textId="2A4127AA" w:rsidR="00A84ECC" w:rsidRPr="001F0710" w:rsidRDefault="00A84ECC" w:rsidP="00FA0279">
      <w:pPr>
        <w:pStyle w:val="NormalWeb"/>
        <w:spacing w:before="195" w:after="0" w:line="360" w:lineRule="auto"/>
        <w:ind w:left="720" w:right="643"/>
        <w:jc w:val="both"/>
        <w:rPr>
          <w:color w:val="000000"/>
          <w:sz w:val="28"/>
          <w:szCs w:val="28"/>
        </w:rPr>
      </w:pPr>
      <w:r w:rsidRPr="001F0710">
        <w:rPr>
          <w:color w:val="000000"/>
          <w:sz w:val="28"/>
          <w:szCs w:val="28"/>
        </w:rPr>
        <w:t>● No Internet Required.</w:t>
      </w:r>
    </w:p>
    <w:p w14:paraId="5224FA5A" w14:textId="77777777" w:rsidR="00A84ECC" w:rsidRPr="001F0710" w:rsidRDefault="00A84ECC" w:rsidP="00FA0279">
      <w:pPr>
        <w:pStyle w:val="NormalWeb"/>
        <w:spacing w:before="195" w:after="0" w:line="360" w:lineRule="auto"/>
        <w:ind w:left="720" w:right="643"/>
        <w:jc w:val="both"/>
        <w:rPr>
          <w:b/>
          <w:bCs/>
          <w:color w:val="000000"/>
          <w:sz w:val="32"/>
          <w:szCs w:val="32"/>
        </w:rPr>
      </w:pPr>
      <w:r w:rsidRPr="001F0710">
        <w:rPr>
          <w:b/>
          <w:bCs/>
          <w:color w:val="000000"/>
          <w:sz w:val="32"/>
          <w:szCs w:val="32"/>
        </w:rPr>
        <w:t>#Disadvantages:</w:t>
      </w:r>
    </w:p>
    <w:p w14:paraId="6FA52C0E" w14:textId="77777777" w:rsidR="00A84ECC" w:rsidRPr="001F0710" w:rsidRDefault="00A84ECC" w:rsidP="00FA0279">
      <w:pPr>
        <w:pStyle w:val="NormalWeb"/>
        <w:spacing w:before="195" w:after="0" w:line="360" w:lineRule="auto"/>
        <w:ind w:left="720" w:right="643"/>
        <w:jc w:val="both"/>
        <w:rPr>
          <w:color w:val="000000"/>
          <w:sz w:val="28"/>
          <w:szCs w:val="28"/>
        </w:rPr>
      </w:pPr>
      <w:r w:rsidRPr="001F0710">
        <w:rPr>
          <w:color w:val="000000"/>
          <w:sz w:val="28"/>
          <w:szCs w:val="28"/>
        </w:rPr>
        <w:t>● Not Online.</w:t>
      </w:r>
    </w:p>
    <w:p w14:paraId="2E97FB5D" w14:textId="77777777" w:rsidR="00A84ECC" w:rsidRPr="001F0710" w:rsidRDefault="00A84ECC" w:rsidP="00FA0279">
      <w:pPr>
        <w:pStyle w:val="NormalWeb"/>
        <w:spacing w:before="195" w:after="0" w:line="360" w:lineRule="auto"/>
        <w:ind w:left="720" w:right="643"/>
        <w:jc w:val="both"/>
        <w:rPr>
          <w:color w:val="000000"/>
          <w:sz w:val="28"/>
          <w:szCs w:val="28"/>
        </w:rPr>
      </w:pPr>
      <w:r w:rsidRPr="001F0710">
        <w:rPr>
          <w:color w:val="000000"/>
          <w:sz w:val="28"/>
          <w:szCs w:val="28"/>
        </w:rPr>
        <w:t>● Need to update Application repetitively.</w:t>
      </w:r>
    </w:p>
    <w:p w14:paraId="7C02A7AC" w14:textId="4414B66F" w:rsidR="00A84ECC" w:rsidRPr="001F0710" w:rsidRDefault="00A84ECC" w:rsidP="00FA0279">
      <w:pPr>
        <w:pStyle w:val="NormalWeb"/>
        <w:spacing w:before="195" w:after="0" w:line="360" w:lineRule="auto"/>
        <w:ind w:left="720" w:right="643"/>
        <w:jc w:val="both"/>
        <w:rPr>
          <w:color w:val="000000"/>
          <w:sz w:val="28"/>
          <w:szCs w:val="28"/>
        </w:rPr>
      </w:pPr>
      <w:r w:rsidRPr="001F0710">
        <w:rPr>
          <w:color w:val="000000"/>
          <w:sz w:val="28"/>
          <w:szCs w:val="28"/>
        </w:rPr>
        <w:t>● Less Users.</w:t>
      </w:r>
    </w:p>
    <w:p w14:paraId="69A7A6F9" w14:textId="77777777" w:rsidR="00FA0279" w:rsidRPr="001F0710" w:rsidRDefault="00FA0279" w:rsidP="00FA0279">
      <w:pPr>
        <w:pStyle w:val="NormalWeb"/>
        <w:spacing w:before="195" w:after="0" w:line="360" w:lineRule="auto"/>
        <w:ind w:left="720" w:right="643"/>
        <w:jc w:val="both"/>
        <w:rPr>
          <w:color w:val="000000"/>
          <w:sz w:val="28"/>
          <w:szCs w:val="28"/>
        </w:rPr>
      </w:pPr>
    </w:p>
    <w:p w14:paraId="2737B0B8" w14:textId="079C5528" w:rsidR="00A84ECC" w:rsidRPr="001F0710" w:rsidRDefault="00A84ECC" w:rsidP="00FA0279">
      <w:pPr>
        <w:pStyle w:val="NormalWeb"/>
        <w:spacing w:before="195" w:after="0" w:line="360" w:lineRule="auto"/>
        <w:ind w:left="720" w:right="643"/>
        <w:jc w:val="both"/>
        <w:rPr>
          <w:b/>
          <w:bCs/>
          <w:color w:val="000000"/>
          <w:sz w:val="36"/>
          <w:szCs w:val="36"/>
        </w:rPr>
      </w:pPr>
      <w:r w:rsidRPr="001F0710">
        <w:rPr>
          <w:b/>
          <w:bCs/>
          <w:color w:val="000000"/>
          <w:sz w:val="36"/>
          <w:szCs w:val="36"/>
        </w:rPr>
        <w:t>2.2.3 Research Paper 3</w:t>
      </w:r>
    </w:p>
    <w:p w14:paraId="1E834C20" w14:textId="77777777" w:rsidR="00A84ECC" w:rsidRPr="001F0710" w:rsidRDefault="00A84ECC" w:rsidP="00FA0279">
      <w:pPr>
        <w:pStyle w:val="NormalWeb"/>
        <w:spacing w:before="195" w:after="0" w:line="360" w:lineRule="auto"/>
        <w:ind w:left="720" w:right="643"/>
        <w:jc w:val="both"/>
        <w:rPr>
          <w:b/>
          <w:bCs/>
          <w:color w:val="000000"/>
          <w:sz w:val="32"/>
          <w:szCs w:val="32"/>
        </w:rPr>
      </w:pPr>
      <w:r w:rsidRPr="001F0710">
        <w:rPr>
          <w:b/>
          <w:bCs/>
          <w:color w:val="000000"/>
          <w:sz w:val="32"/>
          <w:szCs w:val="32"/>
        </w:rPr>
        <w:t>#Details:</w:t>
      </w:r>
    </w:p>
    <w:p w14:paraId="36C54202" w14:textId="77777777" w:rsidR="0028324D" w:rsidRPr="001F0710" w:rsidRDefault="00A84ECC" w:rsidP="0028324D">
      <w:pPr>
        <w:pStyle w:val="NormalWeb"/>
        <w:spacing w:before="195" w:after="0" w:line="276" w:lineRule="auto"/>
        <w:ind w:left="720" w:right="643"/>
        <w:jc w:val="both"/>
        <w:rPr>
          <w:color w:val="000000"/>
          <w:sz w:val="28"/>
          <w:szCs w:val="28"/>
        </w:rPr>
      </w:pPr>
      <w:proofErr w:type="gramStart"/>
      <w:r w:rsidRPr="001F0710">
        <w:rPr>
          <w:color w:val="000000"/>
          <w:sz w:val="28"/>
          <w:szCs w:val="28"/>
        </w:rPr>
        <w:t>Author:-</w:t>
      </w:r>
      <w:proofErr w:type="gramEnd"/>
      <w:r w:rsidRPr="001F0710">
        <w:rPr>
          <w:color w:val="000000"/>
          <w:sz w:val="28"/>
          <w:szCs w:val="28"/>
        </w:rPr>
        <w:t xml:space="preserve"> Jamil </w:t>
      </w:r>
      <w:proofErr w:type="spellStart"/>
      <w:r w:rsidRPr="001F0710">
        <w:rPr>
          <w:color w:val="000000"/>
          <w:sz w:val="28"/>
          <w:szCs w:val="28"/>
        </w:rPr>
        <w:t>Abedalrahim</w:t>
      </w:r>
      <w:proofErr w:type="spellEnd"/>
      <w:r w:rsidRPr="001F0710">
        <w:rPr>
          <w:color w:val="000000"/>
          <w:sz w:val="28"/>
          <w:szCs w:val="28"/>
        </w:rPr>
        <w:t xml:space="preserve"> Jamil </w:t>
      </w:r>
      <w:proofErr w:type="spellStart"/>
      <w:r w:rsidRPr="001F0710">
        <w:rPr>
          <w:color w:val="000000"/>
          <w:sz w:val="28"/>
          <w:szCs w:val="28"/>
        </w:rPr>
        <w:t>Alsayaydeh</w:t>
      </w:r>
      <w:proofErr w:type="spellEnd"/>
      <w:r w:rsidRPr="001F0710">
        <w:rPr>
          <w:color w:val="000000"/>
          <w:sz w:val="28"/>
          <w:szCs w:val="28"/>
        </w:rPr>
        <w:t xml:space="preserve">, </w:t>
      </w:r>
      <w:proofErr w:type="spellStart"/>
      <w:r w:rsidRPr="001F0710">
        <w:rPr>
          <w:color w:val="000000"/>
          <w:sz w:val="28"/>
          <w:szCs w:val="28"/>
        </w:rPr>
        <w:t>Maslan</w:t>
      </w:r>
      <w:proofErr w:type="spellEnd"/>
      <w:r w:rsidRPr="001F0710">
        <w:rPr>
          <w:color w:val="000000"/>
          <w:sz w:val="28"/>
          <w:szCs w:val="28"/>
        </w:rPr>
        <w:t xml:space="preserve"> </w:t>
      </w:r>
      <w:proofErr w:type="spellStart"/>
      <w:r w:rsidRPr="001F0710">
        <w:rPr>
          <w:color w:val="000000"/>
          <w:sz w:val="28"/>
          <w:szCs w:val="28"/>
        </w:rPr>
        <w:t>Zainon</w:t>
      </w:r>
      <w:proofErr w:type="spellEnd"/>
      <w:r w:rsidRPr="001F0710">
        <w:rPr>
          <w:color w:val="000000"/>
          <w:sz w:val="28"/>
          <w:szCs w:val="28"/>
        </w:rPr>
        <w:t>, A.</w:t>
      </w:r>
    </w:p>
    <w:p w14:paraId="252D1B71" w14:textId="356675E2" w:rsidR="00A84ECC" w:rsidRPr="001F0710" w:rsidRDefault="00A84ECC" w:rsidP="0028324D">
      <w:pPr>
        <w:pStyle w:val="NormalWeb"/>
        <w:spacing w:before="195" w:after="0" w:line="276" w:lineRule="auto"/>
        <w:ind w:left="720" w:right="643"/>
        <w:jc w:val="both"/>
        <w:rPr>
          <w:color w:val="000000"/>
          <w:sz w:val="28"/>
          <w:szCs w:val="28"/>
        </w:rPr>
      </w:pPr>
      <w:proofErr w:type="spellStart"/>
      <w:r w:rsidRPr="001F0710">
        <w:rPr>
          <w:color w:val="000000"/>
          <w:sz w:val="28"/>
          <w:szCs w:val="28"/>
        </w:rPr>
        <w:t>Oliinyk</w:t>
      </w:r>
      <w:proofErr w:type="spellEnd"/>
      <w:r w:rsidRPr="001F0710">
        <w:rPr>
          <w:color w:val="000000"/>
          <w:sz w:val="28"/>
          <w:szCs w:val="28"/>
        </w:rPr>
        <w:t xml:space="preserve">, </w:t>
      </w:r>
      <w:proofErr w:type="spellStart"/>
      <w:r w:rsidRPr="001F0710">
        <w:rPr>
          <w:color w:val="000000"/>
          <w:sz w:val="28"/>
          <w:szCs w:val="28"/>
        </w:rPr>
        <w:t>Azwan</w:t>
      </w:r>
      <w:proofErr w:type="spellEnd"/>
      <w:r w:rsidRPr="001F0710">
        <w:rPr>
          <w:color w:val="000000"/>
          <w:sz w:val="28"/>
          <w:szCs w:val="28"/>
        </w:rPr>
        <w:t xml:space="preserve"> Aziz, A. I. A. Rahman and Zikri Abadi </w:t>
      </w:r>
      <w:proofErr w:type="spellStart"/>
      <w:r w:rsidRPr="001F0710">
        <w:rPr>
          <w:color w:val="000000"/>
          <w:sz w:val="28"/>
          <w:szCs w:val="28"/>
        </w:rPr>
        <w:t>Baharudin</w:t>
      </w:r>
      <w:proofErr w:type="spellEnd"/>
      <w:r w:rsidRPr="001F0710">
        <w:rPr>
          <w:color w:val="000000"/>
          <w:sz w:val="28"/>
          <w:szCs w:val="28"/>
        </w:rPr>
        <w:t>.</w:t>
      </w:r>
    </w:p>
    <w:p w14:paraId="4E828635" w14:textId="77777777" w:rsidR="00A84ECC" w:rsidRPr="001F0710" w:rsidRDefault="00A84ECC" w:rsidP="00FA0279">
      <w:pPr>
        <w:pStyle w:val="NormalWeb"/>
        <w:spacing w:before="195" w:after="0" w:line="276" w:lineRule="auto"/>
        <w:ind w:left="720" w:right="643"/>
        <w:jc w:val="both"/>
        <w:rPr>
          <w:color w:val="000000"/>
          <w:sz w:val="28"/>
          <w:szCs w:val="28"/>
        </w:rPr>
      </w:pPr>
      <w:proofErr w:type="gramStart"/>
      <w:r w:rsidRPr="001F0710">
        <w:rPr>
          <w:color w:val="000000"/>
          <w:sz w:val="28"/>
          <w:szCs w:val="28"/>
        </w:rPr>
        <w:t>Title:-</w:t>
      </w:r>
      <w:proofErr w:type="gramEnd"/>
      <w:r w:rsidRPr="001F0710">
        <w:rPr>
          <w:color w:val="000000"/>
          <w:sz w:val="28"/>
          <w:szCs w:val="28"/>
        </w:rPr>
        <w:t xml:space="preserve"> THE DEVELOPMENT OF SYSTEM FOR ALGORITHMS,</w:t>
      </w:r>
    </w:p>
    <w:p w14:paraId="00637606" w14:textId="77777777" w:rsidR="00A84ECC" w:rsidRPr="001F0710" w:rsidRDefault="00A84ECC" w:rsidP="00FA0279">
      <w:pPr>
        <w:pStyle w:val="NormalWeb"/>
        <w:spacing w:before="195" w:after="0" w:line="276" w:lineRule="auto"/>
        <w:ind w:left="720" w:right="643"/>
        <w:jc w:val="both"/>
        <w:rPr>
          <w:color w:val="000000"/>
          <w:sz w:val="28"/>
          <w:szCs w:val="28"/>
        </w:rPr>
      </w:pPr>
      <w:r w:rsidRPr="001F0710">
        <w:rPr>
          <w:color w:val="000000"/>
          <w:sz w:val="28"/>
          <w:szCs w:val="28"/>
        </w:rPr>
        <w:t>VISUALIZATION USING SIMJAVA.</w:t>
      </w:r>
    </w:p>
    <w:p w14:paraId="02B384B2" w14:textId="77777777" w:rsidR="00A84ECC" w:rsidRPr="001F0710" w:rsidRDefault="00A84ECC" w:rsidP="00FA0279">
      <w:pPr>
        <w:pStyle w:val="NormalWeb"/>
        <w:spacing w:before="195" w:after="0" w:line="276" w:lineRule="auto"/>
        <w:ind w:left="720" w:right="643"/>
        <w:jc w:val="both"/>
        <w:rPr>
          <w:color w:val="000000"/>
          <w:sz w:val="28"/>
          <w:szCs w:val="28"/>
        </w:rPr>
      </w:pPr>
      <w:proofErr w:type="gramStart"/>
      <w:r w:rsidRPr="001F0710">
        <w:rPr>
          <w:color w:val="000000"/>
          <w:sz w:val="28"/>
          <w:szCs w:val="28"/>
        </w:rPr>
        <w:t>Department:-</w:t>
      </w:r>
      <w:proofErr w:type="gramEnd"/>
      <w:r w:rsidRPr="001F0710">
        <w:rPr>
          <w:color w:val="000000"/>
          <w:sz w:val="28"/>
          <w:szCs w:val="28"/>
        </w:rPr>
        <w:t xml:space="preserve"> ARPN Journal of Engineering and Applied Sciences</w:t>
      </w:r>
    </w:p>
    <w:p w14:paraId="3BF66334" w14:textId="77777777" w:rsidR="00A84ECC" w:rsidRPr="001F0710" w:rsidRDefault="00A84ECC" w:rsidP="00FA0279">
      <w:pPr>
        <w:pStyle w:val="NormalWeb"/>
        <w:spacing w:before="195" w:after="0" w:line="276" w:lineRule="auto"/>
        <w:ind w:left="720" w:right="643"/>
        <w:jc w:val="both"/>
        <w:rPr>
          <w:color w:val="000000"/>
          <w:sz w:val="28"/>
          <w:szCs w:val="28"/>
        </w:rPr>
      </w:pPr>
      <w:r w:rsidRPr="001F0710">
        <w:rPr>
          <w:color w:val="000000"/>
          <w:sz w:val="28"/>
          <w:szCs w:val="28"/>
        </w:rPr>
        <w:lastRenderedPageBreak/>
        <w:t>Research paper language: English</w:t>
      </w:r>
    </w:p>
    <w:p w14:paraId="76488F21" w14:textId="77777777" w:rsidR="00A84ECC" w:rsidRPr="001F0710" w:rsidRDefault="00A84ECC" w:rsidP="00FA0279">
      <w:pPr>
        <w:pStyle w:val="NormalWeb"/>
        <w:spacing w:before="195" w:after="0" w:line="276" w:lineRule="auto"/>
        <w:ind w:left="720" w:right="643"/>
        <w:jc w:val="both"/>
        <w:rPr>
          <w:color w:val="000000"/>
          <w:sz w:val="28"/>
          <w:szCs w:val="28"/>
        </w:rPr>
      </w:pPr>
      <w:r w:rsidRPr="001F0710">
        <w:rPr>
          <w:color w:val="000000"/>
          <w:sz w:val="28"/>
          <w:szCs w:val="28"/>
        </w:rPr>
        <w:t xml:space="preserve">Year of </w:t>
      </w:r>
      <w:proofErr w:type="gramStart"/>
      <w:r w:rsidRPr="001F0710">
        <w:rPr>
          <w:color w:val="000000"/>
          <w:sz w:val="28"/>
          <w:szCs w:val="28"/>
        </w:rPr>
        <w:t>publication:-</w:t>
      </w:r>
      <w:proofErr w:type="gramEnd"/>
      <w:r w:rsidRPr="001F0710">
        <w:rPr>
          <w:color w:val="000000"/>
          <w:sz w:val="28"/>
          <w:szCs w:val="28"/>
        </w:rPr>
        <w:t xml:space="preserve"> 2020</w:t>
      </w:r>
    </w:p>
    <w:p w14:paraId="58A7C951" w14:textId="77777777" w:rsidR="00A84ECC" w:rsidRPr="001F0710" w:rsidRDefault="00A84ECC" w:rsidP="00FA0279">
      <w:pPr>
        <w:pStyle w:val="NormalWeb"/>
        <w:spacing w:before="195" w:after="0" w:line="360" w:lineRule="auto"/>
        <w:ind w:left="720" w:right="643"/>
        <w:jc w:val="both"/>
        <w:rPr>
          <w:b/>
          <w:bCs/>
          <w:color w:val="000000"/>
          <w:sz w:val="32"/>
          <w:szCs w:val="32"/>
        </w:rPr>
      </w:pPr>
      <w:r w:rsidRPr="001F0710">
        <w:rPr>
          <w:b/>
          <w:bCs/>
          <w:color w:val="000000"/>
          <w:sz w:val="32"/>
          <w:szCs w:val="32"/>
        </w:rPr>
        <w:t>#Abstract:</w:t>
      </w:r>
    </w:p>
    <w:p w14:paraId="5EBCB56A" w14:textId="33AC401A" w:rsidR="00A84ECC" w:rsidRPr="001F0710" w:rsidRDefault="00A84ECC" w:rsidP="00703184">
      <w:pPr>
        <w:pStyle w:val="NormalWeb"/>
        <w:spacing w:before="195" w:after="0" w:line="360" w:lineRule="auto"/>
        <w:ind w:left="720" w:right="643" w:firstLine="720"/>
        <w:jc w:val="both"/>
        <w:rPr>
          <w:color w:val="000000"/>
          <w:sz w:val="28"/>
          <w:szCs w:val="28"/>
        </w:rPr>
      </w:pPr>
      <w:r w:rsidRPr="001F0710">
        <w:rPr>
          <w:color w:val="000000"/>
          <w:sz w:val="28"/>
          <w:szCs w:val="28"/>
        </w:rPr>
        <w:t>Algorithm visualization which is a form of high-level dynamic</w:t>
      </w:r>
      <w:r w:rsidR="00FA0279" w:rsidRPr="001F0710">
        <w:rPr>
          <w:color w:val="000000"/>
          <w:sz w:val="28"/>
          <w:szCs w:val="28"/>
        </w:rPr>
        <w:t xml:space="preserve"> </w:t>
      </w:r>
      <w:r w:rsidRPr="001F0710">
        <w:rPr>
          <w:color w:val="000000"/>
          <w:sz w:val="28"/>
          <w:szCs w:val="28"/>
        </w:rPr>
        <w:t>visualization of software that uses user interface techniques to portray</w:t>
      </w:r>
      <w:r w:rsidR="00FA0279" w:rsidRPr="001F0710">
        <w:rPr>
          <w:color w:val="000000"/>
          <w:sz w:val="28"/>
          <w:szCs w:val="28"/>
        </w:rPr>
        <w:t xml:space="preserve"> </w:t>
      </w:r>
      <w:r w:rsidRPr="001F0710">
        <w:rPr>
          <w:color w:val="000000"/>
          <w:sz w:val="28"/>
          <w:szCs w:val="28"/>
        </w:rPr>
        <w:t>and monitor the computational steps of algorithms. Moreover, algorithm</w:t>
      </w:r>
      <w:r w:rsidR="00FA0279" w:rsidRPr="001F0710">
        <w:rPr>
          <w:color w:val="000000"/>
          <w:sz w:val="28"/>
          <w:szCs w:val="28"/>
        </w:rPr>
        <w:t xml:space="preserve"> </w:t>
      </w:r>
      <w:r w:rsidRPr="001F0710">
        <w:rPr>
          <w:color w:val="000000"/>
          <w:sz w:val="28"/>
          <w:szCs w:val="28"/>
        </w:rPr>
        <w:t>visualization systems are also useful tools in algorithm engineering,</w:t>
      </w:r>
      <w:r w:rsidR="00FA0279" w:rsidRPr="001F0710">
        <w:rPr>
          <w:color w:val="000000"/>
          <w:sz w:val="28"/>
          <w:szCs w:val="28"/>
        </w:rPr>
        <w:t xml:space="preserve"> </w:t>
      </w:r>
      <w:r w:rsidRPr="001F0710">
        <w:rPr>
          <w:color w:val="000000"/>
          <w:sz w:val="28"/>
          <w:szCs w:val="28"/>
        </w:rPr>
        <w:t xml:space="preserve">particularly at several stages during the design, </w:t>
      </w:r>
      <w:proofErr w:type="gramStart"/>
      <w:r w:rsidRPr="001F0710">
        <w:rPr>
          <w:color w:val="000000"/>
          <w:sz w:val="28"/>
          <w:szCs w:val="28"/>
        </w:rPr>
        <w:t>implementation,</w:t>
      </w:r>
      <w:r w:rsidR="00FA0279" w:rsidRPr="001F0710">
        <w:rPr>
          <w:color w:val="000000"/>
          <w:sz w:val="28"/>
          <w:szCs w:val="28"/>
        </w:rPr>
        <w:t xml:space="preserve">  </w:t>
      </w:r>
      <w:r w:rsidRPr="001F0710">
        <w:rPr>
          <w:color w:val="000000"/>
          <w:sz w:val="28"/>
          <w:szCs w:val="28"/>
        </w:rPr>
        <w:t>analysis</w:t>
      </w:r>
      <w:proofErr w:type="gramEnd"/>
      <w:r w:rsidRPr="001F0710">
        <w:rPr>
          <w:color w:val="000000"/>
          <w:sz w:val="28"/>
          <w:szCs w:val="28"/>
        </w:rPr>
        <w:t>, tuning, experimental evaluation, and presentation of the</w:t>
      </w:r>
      <w:r w:rsidR="00FA0279" w:rsidRPr="001F0710">
        <w:rPr>
          <w:color w:val="000000"/>
          <w:sz w:val="28"/>
          <w:szCs w:val="28"/>
        </w:rPr>
        <w:t xml:space="preserve"> </w:t>
      </w:r>
      <w:r w:rsidRPr="001F0710">
        <w:rPr>
          <w:color w:val="000000"/>
          <w:sz w:val="28"/>
          <w:szCs w:val="28"/>
        </w:rPr>
        <w:t>algorithms process. Algorithms are a captivating use case for</w:t>
      </w:r>
      <w:r w:rsidR="00FA0279" w:rsidRPr="001F0710">
        <w:rPr>
          <w:color w:val="000000"/>
          <w:sz w:val="28"/>
          <w:szCs w:val="28"/>
        </w:rPr>
        <w:t xml:space="preserve"> </w:t>
      </w:r>
      <w:r w:rsidRPr="001F0710">
        <w:rPr>
          <w:color w:val="000000"/>
          <w:sz w:val="28"/>
          <w:szCs w:val="28"/>
        </w:rPr>
        <w:t>visualization.</w:t>
      </w:r>
    </w:p>
    <w:p w14:paraId="78A4E0D6" w14:textId="70E263FD" w:rsidR="00A84ECC" w:rsidRPr="001F0710" w:rsidRDefault="00A84ECC" w:rsidP="00FA0279">
      <w:pPr>
        <w:pStyle w:val="NormalWeb"/>
        <w:spacing w:before="195" w:after="0" w:line="360" w:lineRule="auto"/>
        <w:ind w:left="720" w:right="643"/>
        <w:jc w:val="both"/>
        <w:rPr>
          <w:b/>
          <w:bCs/>
          <w:color w:val="000000"/>
          <w:sz w:val="32"/>
          <w:szCs w:val="32"/>
        </w:rPr>
      </w:pPr>
      <w:r w:rsidRPr="001F0710">
        <w:rPr>
          <w:b/>
          <w:bCs/>
          <w:color w:val="000000"/>
          <w:sz w:val="32"/>
          <w:szCs w:val="32"/>
        </w:rPr>
        <w:t>#Advantages:</w:t>
      </w:r>
    </w:p>
    <w:p w14:paraId="68526115" w14:textId="77777777" w:rsidR="00A84ECC" w:rsidRPr="001F0710" w:rsidRDefault="00A84ECC" w:rsidP="00FA0279">
      <w:pPr>
        <w:pStyle w:val="NormalWeb"/>
        <w:spacing w:before="195" w:after="0" w:line="276" w:lineRule="auto"/>
        <w:ind w:left="720" w:right="643"/>
        <w:jc w:val="both"/>
        <w:rPr>
          <w:color w:val="000000"/>
          <w:sz w:val="28"/>
          <w:szCs w:val="28"/>
        </w:rPr>
      </w:pPr>
      <w:r w:rsidRPr="001F0710">
        <w:rPr>
          <w:color w:val="000000"/>
          <w:sz w:val="28"/>
          <w:szCs w:val="28"/>
        </w:rPr>
        <w:t>● Better Algorithm Understanding.</w:t>
      </w:r>
    </w:p>
    <w:p w14:paraId="3B635FD6" w14:textId="77777777" w:rsidR="00A84ECC" w:rsidRPr="001F0710" w:rsidRDefault="00A84ECC" w:rsidP="00FA0279">
      <w:pPr>
        <w:pStyle w:val="NormalWeb"/>
        <w:spacing w:before="195" w:after="0" w:line="276" w:lineRule="auto"/>
        <w:ind w:left="720" w:right="643"/>
        <w:jc w:val="both"/>
        <w:rPr>
          <w:color w:val="000000"/>
          <w:sz w:val="28"/>
          <w:szCs w:val="28"/>
        </w:rPr>
      </w:pPr>
      <w:r w:rsidRPr="001F0710">
        <w:rPr>
          <w:color w:val="000000"/>
          <w:sz w:val="28"/>
          <w:szCs w:val="28"/>
        </w:rPr>
        <w:t>● Application Based.</w:t>
      </w:r>
    </w:p>
    <w:p w14:paraId="01BEDB7D" w14:textId="3822D221" w:rsidR="00A84ECC" w:rsidRPr="001F0710" w:rsidRDefault="00A84ECC" w:rsidP="00FA0279">
      <w:pPr>
        <w:pStyle w:val="NormalWeb"/>
        <w:spacing w:before="195" w:after="0" w:line="276" w:lineRule="auto"/>
        <w:ind w:left="720" w:right="643"/>
        <w:jc w:val="both"/>
        <w:rPr>
          <w:color w:val="000000"/>
          <w:sz w:val="28"/>
          <w:szCs w:val="28"/>
        </w:rPr>
      </w:pPr>
      <w:r w:rsidRPr="001F0710">
        <w:rPr>
          <w:color w:val="000000"/>
          <w:sz w:val="28"/>
          <w:szCs w:val="28"/>
        </w:rPr>
        <w:t>● No Internet Required.</w:t>
      </w:r>
    </w:p>
    <w:p w14:paraId="4D3CEAB4" w14:textId="2AE40126" w:rsidR="00A84ECC" w:rsidRPr="001F0710" w:rsidRDefault="00A84ECC" w:rsidP="00FA0279">
      <w:pPr>
        <w:pStyle w:val="NormalWeb"/>
        <w:spacing w:before="195" w:after="0" w:line="360" w:lineRule="auto"/>
        <w:ind w:left="720" w:right="643"/>
        <w:jc w:val="both"/>
        <w:rPr>
          <w:b/>
          <w:bCs/>
          <w:color w:val="000000"/>
          <w:sz w:val="32"/>
          <w:szCs w:val="32"/>
        </w:rPr>
      </w:pPr>
      <w:r w:rsidRPr="001F0710">
        <w:rPr>
          <w:b/>
          <w:bCs/>
          <w:color w:val="000000"/>
          <w:sz w:val="32"/>
          <w:szCs w:val="32"/>
        </w:rPr>
        <w:t>#Disadvantages:</w:t>
      </w:r>
    </w:p>
    <w:p w14:paraId="3504ECD5" w14:textId="77777777" w:rsidR="00A84ECC" w:rsidRPr="001F0710" w:rsidRDefault="00A84ECC" w:rsidP="00FA0279">
      <w:pPr>
        <w:pStyle w:val="NormalWeb"/>
        <w:spacing w:before="195" w:after="0" w:line="276" w:lineRule="auto"/>
        <w:ind w:left="720" w:right="643"/>
        <w:jc w:val="both"/>
        <w:rPr>
          <w:color w:val="000000"/>
          <w:sz w:val="28"/>
          <w:szCs w:val="28"/>
        </w:rPr>
      </w:pPr>
      <w:r w:rsidRPr="001F0710">
        <w:rPr>
          <w:color w:val="000000"/>
          <w:sz w:val="28"/>
          <w:szCs w:val="28"/>
        </w:rPr>
        <w:t>● Not Web based.</w:t>
      </w:r>
    </w:p>
    <w:p w14:paraId="18FE815F" w14:textId="77777777" w:rsidR="00A84ECC" w:rsidRPr="001F0710" w:rsidRDefault="00A84ECC" w:rsidP="00FA0279">
      <w:pPr>
        <w:pStyle w:val="NormalWeb"/>
        <w:spacing w:before="195" w:after="0" w:line="276" w:lineRule="auto"/>
        <w:ind w:left="720" w:right="643"/>
        <w:jc w:val="both"/>
        <w:rPr>
          <w:color w:val="000000"/>
          <w:sz w:val="28"/>
          <w:szCs w:val="28"/>
        </w:rPr>
      </w:pPr>
      <w:r w:rsidRPr="001F0710">
        <w:rPr>
          <w:color w:val="000000"/>
          <w:sz w:val="28"/>
          <w:szCs w:val="28"/>
        </w:rPr>
        <w:t>● Less Users.</w:t>
      </w:r>
    </w:p>
    <w:p w14:paraId="607D4F86" w14:textId="76B5D2C1" w:rsidR="00A84ECC" w:rsidRPr="001F0710" w:rsidRDefault="00A84ECC" w:rsidP="00FA0279">
      <w:pPr>
        <w:pStyle w:val="NormalWeb"/>
        <w:spacing w:before="195" w:after="0" w:line="276" w:lineRule="auto"/>
        <w:ind w:left="720" w:right="643"/>
        <w:jc w:val="both"/>
        <w:rPr>
          <w:color w:val="000000"/>
          <w:sz w:val="28"/>
          <w:szCs w:val="28"/>
        </w:rPr>
      </w:pPr>
      <w:r w:rsidRPr="001F0710">
        <w:rPr>
          <w:color w:val="000000"/>
          <w:sz w:val="28"/>
          <w:szCs w:val="28"/>
        </w:rPr>
        <w:t>● Updating software repetitively</w:t>
      </w:r>
    </w:p>
    <w:p w14:paraId="34EB3B31" w14:textId="77777777" w:rsidR="00A84ECC" w:rsidRPr="001F0710" w:rsidRDefault="00A84ECC">
      <w:pPr>
        <w:rPr>
          <w:rFonts w:ascii="Times New Roman" w:eastAsia="Times New Roman" w:hAnsi="Times New Roman" w:cs="Times New Roman"/>
          <w:color w:val="000000"/>
          <w:sz w:val="28"/>
          <w:szCs w:val="28"/>
          <w:lang w:eastAsia="en-IN"/>
        </w:rPr>
      </w:pPr>
      <w:r w:rsidRPr="001F0710">
        <w:rPr>
          <w:rFonts w:ascii="Times New Roman" w:hAnsi="Times New Roman" w:cs="Times New Roman"/>
          <w:color w:val="000000"/>
          <w:sz w:val="28"/>
          <w:szCs w:val="28"/>
        </w:rPr>
        <w:br w:type="page"/>
      </w:r>
    </w:p>
    <w:p w14:paraId="23DEC5E6" w14:textId="6AE7FA8A" w:rsidR="00FA0279" w:rsidRPr="001F0710" w:rsidRDefault="00FA0279" w:rsidP="00703184">
      <w:pPr>
        <w:pStyle w:val="NormalWeb"/>
        <w:spacing w:before="195" w:after="0" w:line="360" w:lineRule="auto"/>
        <w:ind w:left="720" w:right="643"/>
        <w:jc w:val="both"/>
        <w:rPr>
          <w:b/>
          <w:bCs/>
          <w:color w:val="000000"/>
          <w:sz w:val="36"/>
          <w:szCs w:val="36"/>
        </w:rPr>
      </w:pPr>
      <w:r w:rsidRPr="001F0710">
        <w:rPr>
          <w:b/>
          <w:bCs/>
          <w:color w:val="000000"/>
          <w:sz w:val="36"/>
          <w:szCs w:val="36"/>
        </w:rPr>
        <w:lastRenderedPageBreak/>
        <w:t>2</w:t>
      </w:r>
      <w:r w:rsidRPr="001F0710">
        <w:rPr>
          <w:b/>
          <w:bCs/>
          <w:color w:val="000000"/>
          <w:sz w:val="36"/>
          <w:szCs w:val="36"/>
        </w:rPr>
        <w:t>.3. Problem Statement and Objectives</w:t>
      </w:r>
    </w:p>
    <w:p w14:paraId="43879E5F" w14:textId="5DD81838" w:rsidR="00FA0279" w:rsidRPr="001F0710" w:rsidRDefault="00FA0279" w:rsidP="00703184">
      <w:pPr>
        <w:pStyle w:val="NormalWeb"/>
        <w:spacing w:before="195" w:after="0" w:line="360" w:lineRule="auto"/>
        <w:ind w:left="720" w:right="643" w:firstLine="720"/>
        <w:jc w:val="both"/>
        <w:rPr>
          <w:color w:val="000000"/>
          <w:sz w:val="28"/>
          <w:szCs w:val="28"/>
        </w:rPr>
      </w:pPr>
      <w:r w:rsidRPr="001F0710">
        <w:rPr>
          <w:color w:val="000000"/>
          <w:sz w:val="28"/>
          <w:szCs w:val="28"/>
        </w:rPr>
        <w:t>To solve the problem of difficulty in understanding complex and lengthy</w:t>
      </w:r>
      <w:r w:rsidRPr="001F0710">
        <w:rPr>
          <w:color w:val="000000"/>
          <w:sz w:val="28"/>
          <w:szCs w:val="28"/>
        </w:rPr>
        <w:t xml:space="preserve"> </w:t>
      </w:r>
      <w:r w:rsidRPr="001F0710">
        <w:rPr>
          <w:color w:val="000000"/>
          <w:sz w:val="28"/>
          <w:szCs w:val="28"/>
        </w:rPr>
        <w:t xml:space="preserve">algorithms, AI Playground is developed to visualize algorithms in an </w:t>
      </w:r>
      <w:proofErr w:type="gramStart"/>
      <w:r w:rsidRPr="001F0710">
        <w:rPr>
          <w:color w:val="000000"/>
          <w:sz w:val="28"/>
          <w:szCs w:val="28"/>
        </w:rPr>
        <w:t>easy</w:t>
      </w:r>
      <w:r w:rsidRPr="001F0710">
        <w:rPr>
          <w:color w:val="000000"/>
          <w:sz w:val="28"/>
          <w:szCs w:val="28"/>
        </w:rPr>
        <w:t xml:space="preserve"> </w:t>
      </w:r>
      <w:r w:rsidRPr="001F0710">
        <w:rPr>
          <w:color w:val="000000"/>
          <w:sz w:val="28"/>
          <w:szCs w:val="28"/>
        </w:rPr>
        <w:t>to understand</w:t>
      </w:r>
      <w:proofErr w:type="gramEnd"/>
      <w:r w:rsidRPr="001F0710">
        <w:rPr>
          <w:color w:val="000000"/>
          <w:sz w:val="28"/>
          <w:szCs w:val="28"/>
        </w:rPr>
        <w:t xml:space="preserve"> manner. It is a web application that will help learners to</w:t>
      </w:r>
      <w:r w:rsidRPr="001F0710">
        <w:rPr>
          <w:color w:val="000000"/>
          <w:sz w:val="28"/>
          <w:szCs w:val="28"/>
        </w:rPr>
        <w:t xml:space="preserve"> </w:t>
      </w:r>
      <w:r w:rsidRPr="001F0710">
        <w:rPr>
          <w:color w:val="000000"/>
          <w:sz w:val="28"/>
          <w:szCs w:val="28"/>
        </w:rPr>
        <w:t>understand algorithms quickly. Most of the algorithm visualizers are</w:t>
      </w:r>
      <w:r w:rsidRPr="001F0710">
        <w:rPr>
          <w:color w:val="000000"/>
          <w:sz w:val="28"/>
          <w:szCs w:val="28"/>
        </w:rPr>
        <w:t xml:space="preserve"> </w:t>
      </w:r>
      <w:r w:rsidRPr="001F0710">
        <w:rPr>
          <w:color w:val="000000"/>
          <w:sz w:val="28"/>
          <w:szCs w:val="28"/>
        </w:rPr>
        <w:t xml:space="preserve">application based. To solve that, our team has developed a </w:t>
      </w:r>
      <w:proofErr w:type="gramStart"/>
      <w:r w:rsidRPr="001F0710">
        <w:rPr>
          <w:color w:val="000000"/>
          <w:sz w:val="28"/>
          <w:szCs w:val="28"/>
        </w:rPr>
        <w:t>web based</w:t>
      </w:r>
      <w:proofErr w:type="gramEnd"/>
      <w:r w:rsidRPr="001F0710">
        <w:rPr>
          <w:color w:val="000000"/>
          <w:sz w:val="28"/>
          <w:szCs w:val="28"/>
        </w:rPr>
        <w:t xml:space="preserve"> </w:t>
      </w:r>
      <w:r w:rsidRPr="001F0710">
        <w:rPr>
          <w:color w:val="000000"/>
          <w:sz w:val="28"/>
          <w:szCs w:val="28"/>
        </w:rPr>
        <w:t>application which will allow all users to use the platform without</w:t>
      </w:r>
      <w:r w:rsidRPr="001F0710">
        <w:rPr>
          <w:color w:val="000000"/>
          <w:sz w:val="28"/>
          <w:szCs w:val="28"/>
        </w:rPr>
        <w:t xml:space="preserve"> </w:t>
      </w:r>
      <w:r w:rsidRPr="001F0710">
        <w:rPr>
          <w:color w:val="000000"/>
          <w:sz w:val="28"/>
          <w:szCs w:val="28"/>
        </w:rPr>
        <w:t>downloading any software.</w:t>
      </w:r>
    </w:p>
    <w:p w14:paraId="44D3893D" w14:textId="77777777" w:rsidR="00FA0279" w:rsidRPr="001F0710" w:rsidRDefault="00FA0279" w:rsidP="00703184">
      <w:pPr>
        <w:pStyle w:val="NormalWeb"/>
        <w:spacing w:before="195" w:after="0" w:line="360" w:lineRule="auto"/>
        <w:ind w:left="720" w:right="643"/>
        <w:jc w:val="both"/>
        <w:rPr>
          <w:b/>
          <w:bCs/>
          <w:color w:val="000000"/>
          <w:sz w:val="32"/>
          <w:szCs w:val="32"/>
        </w:rPr>
      </w:pPr>
      <w:r w:rsidRPr="001F0710">
        <w:rPr>
          <w:b/>
          <w:bCs/>
          <w:color w:val="000000"/>
          <w:sz w:val="32"/>
          <w:szCs w:val="32"/>
        </w:rPr>
        <w:t xml:space="preserve"># </w:t>
      </w:r>
      <w:proofErr w:type="gramStart"/>
      <w:r w:rsidRPr="001F0710">
        <w:rPr>
          <w:b/>
          <w:bCs/>
          <w:color w:val="000000"/>
          <w:sz w:val="32"/>
          <w:szCs w:val="32"/>
        </w:rPr>
        <w:t>OBJECTIVES :</w:t>
      </w:r>
      <w:proofErr w:type="gramEnd"/>
    </w:p>
    <w:p w14:paraId="0244C421" w14:textId="77777777" w:rsidR="00FA0279" w:rsidRPr="001F0710" w:rsidRDefault="00FA0279" w:rsidP="00703184">
      <w:pPr>
        <w:pStyle w:val="NormalWeb"/>
        <w:spacing w:before="195" w:after="0" w:line="276" w:lineRule="auto"/>
        <w:ind w:left="720" w:right="643"/>
        <w:jc w:val="both"/>
        <w:rPr>
          <w:color w:val="000000"/>
          <w:sz w:val="28"/>
          <w:szCs w:val="28"/>
        </w:rPr>
      </w:pPr>
      <w:r w:rsidRPr="001F0710">
        <w:rPr>
          <w:color w:val="000000"/>
          <w:sz w:val="28"/>
          <w:szCs w:val="28"/>
        </w:rPr>
        <w:t>● To make algorithms easy to understand.</w:t>
      </w:r>
    </w:p>
    <w:p w14:paraId="2324C6BC" w14:textId="77777777" w:rsidR="00FA0279" w:rsidRPr="001F0710" w:rsidRDefault="00FA0279" w:rsidP="00703184">
      <w:pPr>
        <w:pStyle w:val="NormalWeb"/>
        <w:spacing w:before="195" w:after="0" w:line="276" w:lineRule="auto"/>
        <w:ind w:left="720" w:right="643"/>
        <w:jc w:val="both"/>
        <w:rPr>
          <w:color w:val="000000"/>
          <w:sz w:val="28"/>
          <w:szCs w:val="28"/>
        </w:rPr>
      </w:pPr>
      <w:r w:rsidRPr="001F0710">
        <w:rPr>
          <w:color w:val="000000"/>
          <w:sz w:val="28"/>
          <w:szCs w:val="28"/>
        </w:rPr>
        <w:t>● To visualize algorithms.</w:t>
      </w:r>
    </w:p>
    <w:p w14:paraId="54E8DC3C" w14:textId="77777777" w:rsidR="00FA0279" w:rsidRPr="001F0710" w:rsidRDefault="00FA0279" w:rsidP="00703184">
      <w:pPr>
        <w:pStyle w:val="NormalWeb"/>
        <w:spacing w:before="195" w:after="0" w:line="276" w:lineRule="auto"/>
        <w:ind w:left="720" w:right="643"/>
        <w:jc w:val="both"/>
        <w:rPr>
          <w:color w:val="000000"/>
          <w:sz w:val="28"/>
          <w:szCs w:val="28"/>
        </w:rPr>
      </w:pPr>
      <w:r w:rsidRPr="001F0710">
        <w:rPr>
          <w:color w:val="000000"/>
          <w:sz w:val="28"/>
          <w:szCs w:val="28"/>
        </w:rPr>
        <w:t>● To give teachers a platform to teach.</w:t>
      </w:r>
    </w:p>
    <w:p w14:paraId="0455D4A6" w14:textId="77777777" w:rsidR="00FA0279" w:rsidRPr="001F0710" w:rsidRDefault="00FA0279" w:rsidP="00703184">
      <w:pPr>
        <w:pStyle w:val="NormalWeb"/>
        <w:spacing w:before="195" w:after="0" w:line="276" w:lineRule="auto"/>
        <w:ind w:left="720" w:right="643"/>
        <w:jc w:val="both"/>
        <w:rPr>
          <w:color w:val="000000"/>
          <w:sz w:val="28"/>
          <w:szCs w:val="28"/>
        </w:rPr>
      </w:pPr>
      <w:r w:rsidRPr="001F0710">
        <w:rPr>
          <w:color w:val="000000"/>
          <w:sz w:val="28"/>
          <w:szCs w:val="28"/>
        </w:rPr>
        <w:t>● To give students a platform to learn.</w:t>
      </w:r>
    </w:p>
    <w:p w14:paraId="6BCB9887" w14:textId="77777777" w:rsidR="00FA0279" w:rsidRPr="001F0710" w:rsidRDefault="00FA0279" w:rsidP="00703184">
      <w:pPr>
        <w:pStyle w:val="NormalWeb"/>
        <w:spacing w:before="195" w:after="0" w:line="276" w:lineRule="auto"/>
        <w:ind w:left="720" w:right="643"/>
        <w:jc w:val="both"/>
        <w:rPr>
          <w:color w:val="000000"/>
          <w:sz w:val="28"/>
          <w:szCs w:val="28"/>
        </w:rPr>
      </w:pPr>
      <w:r w:rsidRPr="001F0710">
        <w:rPr>
          <w:color w:val="000000"/>
          <w:sz w:val="28"/>
          <w:szCs w:val="28"/>
        </w:rPr>
        <w:t xml:space="preserve">● Everyone can learn through our </w:t>
      </w:r>
      <w:proofErr w:type="gramStart"/>
      <w:r w:rsidRPr="001F0710">
        <w:rPr>
          <w:color w:val="000000"/>
          <w:sz w:val="28"/>
          <w:szCs w:val="28"/>
        </w:rPr>
        <w:t>web based</w:t>
      </w:r>
      <w:proofErr w:type="gramEnd"/>
      <w:r w:rsidRPr="001F0710">
        <w:rPr>
          <w:color w:val="000000"/>
          <w:sz w:val="28"/>
          <w:szCs w:val="28"/>
        </w:rPr>
        <w:t xml:space="preserve"> platform.</w:t>
      </w:r>
    </w:p>
    <w:p w14:paraId="7CA76408" w14:textId="77777777" w:rsidR="00FA0279" w:rsidRPr="001F0710" w:rsidRDefault="00FA0279" w:rsidP="00703184">
      <w:pPr>
        <w:pStyle w:val="NormalWeb"/>
        <w:spacing w:before="195" w:after="0" w:line="276" w:lineRule="auto"/>
        <w:ind w:left="720" w:right="643"/>
        <w:jc w:val="both"/>
        <w:rPr>
          <w:color w:val="000000"/>
          <w:sz w:val="28"/>
          <w:szCs w:val="28"/>
        </w:rPr>
      </w:pPr>
      <w:r w:rsidRPr="001F0710">
        <w:rPr>
          <w:color w:val="000000"/>
          <w:sz w:val="28"/>
          <w:szCs w:val="28"/>
        </w:rPr>
        <w:t xml:space="preserve">● To </w:t>
      </w:r>
      <w:proofErr w:type="spellStart"/>
      <w:r w:rsidRPr="001F0710">
        <w:rPr>
          <w:color w:val="000000"/>
          <w:sz w:val="28"/>
          <w:szCs w:val="28"/>
        </w:rPr>
        <w:t>analyze</w:t>
      </w:r>
      <w:proofErr w:type="spellEnd"/>
      <w:r w:rsidRPr="001F0710">
        <w:rPr>
          <w:color w:val="000000"/>
          <w:sz w:val="28"/>
          <w:szCs w:val="28"/>
        </w:rPr>
        <w:t xml:space="preserve"> complex and lengthy algorithms easily.</w:t>
      </w:r>
    </w:p>
    <w:p w14:paraId="4E254DE0" w14:textId="702DF0EF" w:rsidR="00703184" w:rsidRPr="001F0710" w:rsidRDefault="00FA0279" w:rsidP="00703184">
      <w:pPr>
        <w:pStyle w:val="NormalWeb"/>
        <w:spacing w:before="195" w:after="0" w:line="276" w:lineRule="auto"/>
        <w:ind w:left="720" w:right="643"/>
        <w:jc w:val="both"/>
        <w:rPr>
          <w:color w:val="000000"/>
          <w:sz w:val="28"/>
          <w:szCs w:val="28"/>
        </w:rPr>
      </w:pPr>
      <w:r w:rsidRPr="001F0710">
        <w:rPr>
          <w:color w:val="000000"/>
          <w:sz w:val="28"/>
          <w:szCs w:val="28"/>
        </w:rPr>
        <w:t>● To help students master their algorithmic foundations.</w:t>
      </w:r>
    </w:p>
    <w:p w14:paraId="2D80EF6B" w14:textId="77777777" w:rsidR="00703184" w:rsidRPr="001F0710" w:rsidRDefault="00703184">
      <w:pPr>
        <w:rPr>
          <w:rFonts w:ascii="Times New Roman" w:eastAsia="Times New Roman" w:hAnsi="Times New Roman" w:cs="Times New Roman"/>
          <w:color w:val="000000"/>
          <w:sz w:val="28"/>
          <w:szCs w:val="28"/>
          <w:lang w:eastAsia="en-IN"/>
        </w:rPr>
      </w:pPr>
      <w:r w:rsidRPr="001F0710">
        <w:rPr>
          <w:rFonts w:ascii="Times New Roman" w:hAnsi="Times New Roman" w:cs="Times New Roman"/>
          <w:color w:val="000000"/>
          <w:sz w:val="28"/>
          <w:szCs w:val="28"/>
        </w:rPr>
        <w:br w:type="page"/>
      </w:r>
    </w:p>
    <w:p w14:paraId="41E19E78" w14:textId="574397CF" w:rsidR="00703184" w:rsidRPr="001F0710" w:rsidRDefault="00703184" w:rsidP="00703184">
      <w:pPr>
        <w:pStyle w:val="NormalWeb"/>
        <w:spacing w:before="195" w:after="0" w:line="276" w:lineRule="auto"/>
        <w:ind w:left="720" w:right="643"/>
        <w:jc w:val="both"/>
        <w:rPr>
          <w:b/>
          <w:bCs/>
          <w:color w:val="000000"/>
          <w:sz w:val="36"/>
          <w:szCs w:val="36"/>
        </w:rPr>
      </w:pPr>
      <w:r w:rsidRPr="001F0710">
        <w:rPr>
          <w:b/>
          <w:bCs/>
          <w:color w:val="000000"/>
          <w:sz w:val="36"/>
          <w:szCs w:val="36"/>
        </w:rPr>
        <w:lastRenderedPageBreak/>
        <w:t>2.4</w:t>
      </w:r>
      <w:r w:rsidRPr="001F0710">
        <w:rPr>
          <w:b/>
          <w:bCs/>
          <w:color w:val="000000"/>
          <w:sz w:val="36"/>
          <w:szCs w:val="36"/>
        </w:rPr>
        <w:t>. Motivation</w:t>
      </w:r>
    </w:p>
    <w:p w14:paraId="22F01A4E" w14:textId="1351432D" w:rsidR="00703184" w:rsidRPr="001F0710" w:rsidRDefault="00703184" w:rsidP="00703184">
      <w:pPr>
        <w:pStyle w:val="NormalWeb"/>
        <w:spacing w:before="195" w:after="0" w:line="360" w:lineRule="auto"/>
        <w:ind w:left="720" w:right="643" w:firstLine="720"/>
        <w:jc w:val="both"/>
        <w:rPr>
          <w:color w:val="000000"/>
          <w:sz w:val="28"/>
          <w:szCs w:val="28"/>
        </w:rPr>
      </w:pPr>
      <w:r w:rsidRPr="001F0710">
        <w:rPr>
          <w:color w:val="000000"/>
          <w:sz w:val="28"/>
          <w:szCs w:val="28"/>
        </w:rPr>
        <w:t>Education in this modern world has changed a lot. From studying through</w:t>
      </w:r>
      <w:r w:rsidRPr="001F0710">
        <w:rPr>
          <w:color w:val="000000"/>
          <w:sz w:val="28"/>
          <w:szCs w:val="28"/>
        </w:rPr>
        <w:t xml:space="preserve"> </w:t>
      </w:r>
      <w:proofErr w:type="spellStart"/>
      <w:proofErr w:type="gramStart"/>
      <w:r w:rsidRPr="001F0710">
        <w:rPr>
          <w:color w:val="000000"/>
          <w:sz w:val="28"/>
          <w:szCs w:val="28"/>
        </w:rPr>
        <w:t>ten’s</w:t>
      </w:r>
      <w:proofErr w:type="spellEnd"/>
      <w:proofErr w:type="gramEnd"/>
      <w:r w:rsidRPr="001F0710">
        <w:rPr>
          <w:color w:val="000000"/>
          <w:sz w:val="28"/>
          <w:szCs w:val="28"/>
        </w:rPr>
        <w:t xml:space="preserve"> of books to studying from all in one pdf, technology has come a long</w:t>
      </w:r>
      <w:r w:rsidRPr="001F0710">
        <w:rPr>
          <w:color w:val="000000"/>
          <w:sz w:val="28"/>
          <w:szCs w:val="28"/>
        </w:rPr>
        <w:t xml:space="preserve"> </w:t>
      </w:r>
      <w:r w:rsidRPr="001F0710">
        <w:rPr>
          <w:color w:val="000000"/>
          <w:sz w:val="28"/>
          <w:szCs w:val="28"/>
        </w:rPr>
        <w:t>way. From scratching chalks on the boards to teaching using</w:t>
      </w:r>
      <w:r w:rsidRPr="001F0710">
        <w:rPr>
          <w:color w:val="000000"/>
          <w:sz w:val="28"/>
          <w:szCs w:val="28"/>
        </w:rPr>
        <w:t xml:space="preserve"> </w:t>
      </w:r>
      <w:r w:rsidRPr="001F0710">
        <w:rPr>
          <w:color w:val="000000"/>
          <w:sz w:val="28"/>
          <w:szCs w:val="28"/>
        </w:rPr>
        <w:t>presentations,</w:t>
      </w:r>
      <w:r w:rsidRPr="001F0710">
        <w:rPr>
          <w:color w:val="000000"/>
          <w:sz w:val="28"/>
          <w:szCs w:val="28"/>
        </w:rPr>
        <w:t xml:space="preserve"> </w:t>
      </w:r>
      <w:r w:rsidRPr="001F0710">
        <w:rPr>
          <w:color w:val="000000"/>
          <w:sz w:val="28"/>
          <w:szCs w:val="28"/>
        </w:rPr>
        <w:t>teachers and students have got all these platforms as a blessing, solving so</w:t>
      </w:r>
      <w:r w:rsidRPr="001F0710">
        <w:rPr>
          <w:color w:val="000000"/>
          <w:sz w:val="28"/>
          <w:szCs w:val="28"/>
        </w:rPr>
        <w:t xml:space="preserve"> </w:t>
      </w:r>
      <w:r w:rsidRPr="001F0710">
        <w:rPr>
          <w:color w:val="000000"/>
          <w:sz w:val="28"/>
          <w:szCs w:val="28"/>
        </w:rPr>
        <w:t>many issues and helping teachers teach easily and students learn</w:t>
      </w:r>
      <w:r w:rsidRPr="001F0710">
        <w:rPr>
          <w:color w:val="000000"/>
          <w:sz w:val="28"/>
          <w:szCs w:val="28"/>
        </w:rPr>
        <w:t xml:space="preserve"> </w:t>
      </w:r>
      <w:r w:rsidRPr="001F0710">
        <w:rPr>
          <w:color w:val="000000"/>
          <w:sz w:val="28"/>
          <w:szCs w:val="28"/>
        </w:rPr>
        <w:t xml:space="preserve">effectively. </w:t>
      </w:r>
      <w:proofErr w:type="gramStart"/>
      <w:r w:rsidRPr="001F0710">
        <w:rPr>
          <w:color w:val="000000"/>
          <w:sz w:val="28"/>
          <w:szCs w:val="28"/>
        </w:rPr>
        <w:t>Usually</w:t>
      </w:r>
      <w:proofErr w:type="gramEnd"/>
      <w:r w:rsidRPr="001F0710">
        <w:rPr>
          <w:color w:val="000000"/>
          <w:sz w:val="28"/>
          <w:szCs w:val="28"/>
        </w:rPr>
        <w:t xml:space="preserve"> Algorithms are Complex and hard to understand at</w:t>
      </w:r>
      <w:r w:rsidRPr="001F0710">
        <w:rPr>
          <w:color w:val="000000"/>
          <w:sz w:val="28"/>
          <w:szCs w:val="28"/>
        </w:rPr>
        <w:t xml:space="preserve"> </w:t>
      </w:r>
      <w:r w:rsidRPr="001F0710">
        <w:rPr>
          <w:color w:val="000000"/>
          <w:sz w:val="28"/>
          <w:szCs w:val="28"/>
        </w:rPr>
        <w:t>very single line of code. Each iteration is performed by assessing different</w:t>
      </w:r>
      <w:r w:rsidRPr="001F0710">
        <w:rPr>
          <w:color w:val="000000"/>
          <w:sz w:val="28"/>
          <w:szCs w:val="28"/>
        </w:rPr>
        <w:t xml:space="preserve"> </w:t>
      </w:r>
      <w:r w:rsidRPr="001F0710">
        <w:rPr>
          <w:color w:val="000000"/>
          <w:sz w:val="28"/>
          <w:szCs w:val="28"/>
        </w:rPr>
        <w:t xml:space="preserve">conditions programmed in a loop. Teaching and learning these in a </w:t>
      </w:r>
      <w:proofErr w:type="gramStart"/>
      <w:r w:rsidRPr="001F0710">
        <w:rPr>
          <w:color w:val="000000"/>
          <w:sz w:val="28"/>
          <w:szCs w:val="28"/>
        </w:rPr>
        <w:t>step by</w:t>
      </w:r>
      <w:r w:rsidRPr="001F0710">
        <w:rPr>
          <w:color w:val="000000"/>
          <w:sz w:val="28"/>
          <w:szCs w:val="28"/>
        </w:rPr>
        <w:t xml:space="preserve"> </w:t>
      </w:r>
      <w:r w:rsidRPr="001F0710">
        <w:rPr>
          <w:color w:val="000000"/>
          <w:sz w:val="28"/>
          <w:szCs w:val="28"/>
        </w:rPr>
        <w:t>step</w:t>
      </w:r>
      <w:proofErr w:type="gramEnd"/>
      <w:r w:rsidRPr="001F0710">
        <w:rPr>
          <w:color w:val="000000"/>
          <w:sz w:val="28"/>
          <w:szCs w:val="28"/>
        </w:rPr>
        <w:t xml:space="preserve"> manner is not easy. Students need something to visualize in order to</w:t>
      </w:r>
      <w:r w:rsidRPr="001F0710">
        <w:rPr>
          <w:color w:val="000000"/>
          <w:sz w:val="28"/>
          <w:szCs w:val="28"/>
        </w:rPr>
        <w:t xml:space="preserve"> </w:t>
      </w:r>
      <w:r w:rsidRPr="001F0710">
        <w:rPr>
          <w:color w:val="000000"/>
          <w:sz w:val="28"/>
          <w:szCs w:val="28"/>
        </w:rPr>
        <w:t>learn something complex. To help with this our team has come up with a</w:t>
      </w:r>
      <w:r w:rsidRPr="001F0710">
        <w:rPr>
          <w:color w:val="000000"/>
          <w:sz w:val="28"/>
          <w:szCs w:val="28"/>
        </w:rPr>
        <w:t xml:space="preserve"> </w:t>
      </w:r>
      <w:r w:rsidRPr="001F0710">
        <w:rPr>
          <w:color w:val="000000"/>
          <w:sz w:val="28"/>
          <w:szCs w:val="28"/>
        </w:rPr>
        <w:t>new platform known as “AI Playground”. AI Playground gives opportunity</w:t>
      </w:r>
      <w:r w:rsidRPr="001F0710">
        <w:rPr>
          <w:color w:val="000000"/>
          <w:sz w:val="28"/>
          <w:szCs w:val="28"/>
        </w:rPr>
        <w:t xml:space="preserve"> </w:t>
      </w:r>
      <w:r w:rsidRPr="001F0710">
        <w:rPr>
          <w:color w:val="000000"/>
          <w:sz w:val="28"/>
          <w:szCs w:val="28"/>
        </w:rPr>
        <w:t>to teachers and students to show the algorithm in a way that visualizes</w:t>
      </w:r>
      <w:r w:rsidRPr="001F0710">
        <w:rPr>
          <w:color w:val="000000"/>
          <w:sz w:val="28"/>
          <w:szCs w:val="28"/>
        </w:rPr>
        <w:t xml:space="preserve"> </w:t>
      </w:r>
      <w:r w:rsidRPr="001F0710">
        <w:rPr>
          <w:color w:val="000000"/>
          <w:sz w:val="28"/>
          <w:szCs w:val="28"/>
        </w:rPr>
        <w:t>every step of the algorithm. Our motivation is to make these algorithms</w:t>
      </w:r>
      <w:r w:rsidRPr="001F0710">
        <w:rPr>
          <w:color w:val="000000"/>
          <w:sz w:val="28"/>
          <w:szCs w:val="28"/>
        </w:rPr>
        <w:t xml:space="preserve"> </w:t>
      </w:r>
      <w:r w:rsidRPr="001F0710">
        <w:rPr>
          <w:color w:val="000000"/>
          <w:sz w:val="28"/>
          <w:szCs w:val="28"/>
        </w:rPr>
        <w:t>easy to understand so that learners can master their foundations in order to</w:t>
      </w:r>
      <w:r w:rsidRPr="001F0710">
        <w:rPr>
          <w:color w:val="000000"/>
          <w:sz w:val="28"/>
          <w:szCs w:val="28"/>
        </w:rPr>
        <w:t xml:space="preserve"> </w:t>
      </w:r>
      <w:r w:rsidRPr="001F0710">
        <w:rPr>
          <w:color w:val="000000"/>
          <w:sz w:val="28"/>
          <w:szCs w:val="28"/>
        </w:rPr>
        <w:t>excel in their careers. Our platform can make you understand the</w:t>
      </w:r>
      <w:r w:rsidRPr="001F0710">
        <w:rPr>
          <w:color w:val="000000"/>
          <w:sz w:val="28"/>
          <w:szCs w:val="28"/>
        </w:rPr>
        <w:t xml:space="preserve"> </w:t>
      </w:r>
      <w:r w:rsidRPr="001F0710">
        <w:rPr>
          <w:color w:val="000000"/>
          <w:sz w:val="28"/>
          <w:szCs w:val="28"/>
        </w:rPr>
        <w:t>algorithms in a very efficient and time-saving manner.</w:t>
      </w:r>
    </w:p>
    <w:p w14:paraId="2F8AC959" w14:textId="77777777" w:rsidR="00703184" w:rsidRPr="001F0710" w:rsidRDefault="00703184">
      <w:pPr>
        <w:rPr>
          <w:rFonts w:ascii="Times New Roman" w:eastAsia="Times New Roman" w:hAnsi="Times New Roman" w:cs="Times New Roman"/>
          <w:color w:val="000000"/>
          <w:sz w:val="28"/>
          <w:szCs w:val="28"/>
          <w:lang w:eastAsia="en-IN"/>
        </w:rPr>
      </w:pPr>
      <w:r w:rsidRPr="001F0710">
        <w:rPr>
          <w:rFonts w:ascii="Times New Roman" w:hAnsi="Times New Roman" w:cs="Times New Roman"/>
          <w:color w:val="000000"/>
          <w:sz w:val="28"/>
          <w:szCs w:val="28"/>
        </w:rPr>
        <w:br w:type="page"/>
      </w:r>
    </w:p>
    <w:p w14:paraId="02DA6A10" w14:textId="77777777" w:rsidR="00703184" w:rsidRPr="001F0710" w:rsidRDefault="00703184" w:rsidP="00703184">
      <w:pPr>
        <w:pStyle w:val="NormalWeb"/>
        <w:spacing w:before="195" w:after="0" w:line="360" w:lineRule="auto"/>
        <w:ind w:left="720" w:right="643"/>
        <w:jc w:val="center"/>
        <w:rPr>
          <w:b/>
          <w:bCs/>
          <w:color w:val="000000"/>
          <w:sz w:val="36"/>
          <w:szCs w:val="36"/>
        </w:rPr>
      </w:pPr>
      <w:r w:rsidRPr="001F0710">
        <w:rPr>
          <w:b/>
          <w:bCs/>
          <w:color w:val="000000"/>
          <w:sz w:val="36"/>
          <w:szCs w:val="36"/>
        </w:rPr>
        <w:lastRenderedPageBreak/>
        <w:t>Chapter 3</w:t>
      </w:r>
    </w:p>
    <w:p w14:paraId="42F7A150" w14:textId="0B5E5294" w:rsidR="00703184" w:rsidRPr="001F0710" w:rsidRDefault="00703184" w:rsidP="00703184">
      <w:pPr>
        <w:pStyle w:val="NormalWeb"/>
        <w:spacing w:before="195" w:after="0" w:line="360" w:lineRule="auto"/>
        <w:ind w:left="720" w:right="643"/>
        <w:jc w:val="center"/>
        <w:rPr>
          <w:b/>
          <w:bCs/>
          <w:color w:val="000000"/>
          <w:sz w:val="36"/>
          <w:szCs w:val="36"/>
        </w:rPr>
      </w:pPr>
      <w:r w:rsidRPr="001F0710">
        <w:rPr>
          <w:b/>
          <w:bCs/>
          <w:color w:val="000000"/>
          <w:sz w:val="36"/>
          <w:szCs w:val="36"/>
        </w:rPr>
        <w:t>Proposed System</w:t>
      </w:r>
    </w:p>
    <w:p w14:paraId="60738AC7" w14:textId="77777777" w:rsidR="006719C7" w:rsidRPr="001F0710" w:rsidRDefault="00703184" w:rsidP="006719C7">
      <w:pPr>
        <w:pStyle w:val="NormalWeb"/>
        <w:spacing w:before="195" w:after="0" w:line="360" w:lineRule="auto"/>
        <w:ind w:left="720" w:right="643"/>
        <w:jc w:val="both"/>
        <w:rPr>
          <w:color w:val="000000"/>
          <w:sz w:val="28"/>
          <w:szCs w:val="28"/>
        </w:rPr>
      </w:pPr>
      <w:r w:rsidRPr="001F0710">
        <w:rPr>
          <w:color w:val="000000"/>
          <w:sz w:val="28"/>
          <w:szCs w:val="28"/>
        </w:rPr>
        <w:t>This chapter includes a brief description of the proposed system and</w:t>
      </w:r>
      <w:r w:rsidRPr="001F0710">
        <w:rPr>
          <w:color w:val="000000"/>
          <w:sz w:val="28"/>
          <w:szCs w:val="28"/>
        </w:rPr>
        <w:t xml:space="preserve"> </w:t>
      </w:r>
      <w:r w:rsidRPr="001F0710">
        <w:rPr>
          <w:color w:val="000000"/>
          <w:sz w:val="28"/>
          <w:szCs w:val="28"/>
        </w:rPr>
        <w:t>explores the different sections involved through which this system can be</w:t>
      </w:r>
      <w:r w:rsidRPr="001F0710">
        <w:rPr>
          <w:color w:val="000000"/>
          <w:sz w:val="28"/>
          <w:szCs w:val="28"/>
        </w:rPr>
        <w:t xml:space="preserve"> </w:t>
      </w:r>
      <w:r w:rsidRPr="001F0710">
        <w:rPr>
          <w:color w:val="000000"/>
          <w:sz w:val="28"/>
          <w:szCs w:val="28"/>
        </w:rPr>
        <w:t>understood</w:t>
      </w:r>
      <w:r w:rsidRPr="001F0710">
        <w:rPr>
          <w:color w:val="000000"/>
          <w:sz w:val="28"/>
          <w:szCs w:val="28"/>
        </w:rPr>
        <w:t xml:space="preserve"> and represented</w:t>
      </w:r>
      <w:r w:rsidRPr="001F0710">
        <w:rPr>
          <w:color w:val="000000"/>
          <w:sz w:val="28"/>
          <w:szCs w:val="28"/>
        </w:rPr>
        <w:t>.</w:t>
      </w:r>
    </w:p>
    <w:p w14:paraId="3B7712CD" w14:textId="4CD35E9A" w:rsidR="00703184" w:rsidRPr="001F0710" w:rsidRDefault="00703184" w:rsidP="006719C7">
      <w:pPr>
        <w:pStyle w:val="NormalWeb"/>
        <w:spacing w:before="195" w:after="0" w:line="360" w:lineRule="auto"/>
        <w:ind w:left="720" w:right="643"/>
        <w:jc w:val="both"/>
        <w:rPr>
          <w:color w:val="000000"/>
          <w:sz w:val="28"/>
          <w:szCs w:val="28"/>
        </w:rPr>
      </w:pPr>
      <w:r w:rsidRPr="001F0710">
        <w:rPr>
          <w:b/>
          <w:bCs/>
          <w:color w:val="000000"/>
          <w:sz w:val="36"/>
          <w:szCs w:val="36"/>
        </w:rPr>
        <w:t>3.</w:t>
      </w:r>
      <w:r w:rsidR="006719C7" w:rsidRPr="001F0710">
        <w:rPr>
          <w:b/>
          <w:bCs/>
          <w:color w:val="000000"/>
          <w:sz w:val="36"/>
          <w:szCs w:val="36"/>
        </w:rPr>
        <w:t>1</w:t>
      </w:r>
      <w:r w:rsidRPr="001F0710">
        <w:rPr>
          <w:b/>
          <w:bCs/>
          <w:color w:val="000000"/>
          <w:sz w:val="36"/>
          <w:szCs w:val="36"/>
        </w:rPr>
        <w:t xml:space="preserve"> Architecture / Framework</w:t>
      </w:r>
      <w:r w:rsidR="000C26EA" w:rsidRPr="001F0710">
        <w:rPr>
          <w:b/>
          <w:bCs/>
          <w:color w:val="000000"/>
          <w:sz w:val="36"/>
          <w:szCs w:val="36"/>
        </w:rPr>
        <w:t xml:space="preserve"> </w:t>
      </w:r>
    </w:p>
    <w:p w14:paraId="7BB14F1D" w14:textId="18DD56C2" w:rsidR="00703184" w:rsidRPr="001F0710" w:rsidRDefault="00703184" w:rsidP="00703184">
      <w:pPr>
        <w:pStyle w:val="NormalWeb"/>
        <w:spacing w:before="195" w:after="0" w:line="276" w:lineRule="auto"/>
        <w:ind w:left="720" w:right="643"/>
        <w:jc w:val="both"/>
        <w:rPr>
          <w:color w:val="000000"/>
          <w:sz w:val="28"/>
          <w:szCs w:val="28"/>
        </w:rPr>
      </w:pPr>
      <w:r w:rsidRPr="001F0710">
        <w:rPr>
          <w:color w:val="000000"/>
          <w:sz w:val="28"/>
          <w:szCs w:val="28"/>
        </w:rPr>
        <w:t>The AI Playground works in a very systematic way. From the</w:t>
      </w:r>
      <w:r w:rsidRPr="001F0710">
        <w:rPr>
          <w:color w:val="000000"/>
          <w:sz w:val="28"/>
          <w:szCs w:val="28"/>
        </w:rPr>
        <w:t xml:space="preserve"> </w:t>
      </w:r>
      <w:r w:rsidRPr="001F0710">
        <w:rPr>
          <w:color w:val="000000"/>
          <w:sz w:val="28"/>
          <w:szCs w:val="28"/>
        </w:rPr>
        <w:t>Home Page of AI Playground, users can select the type of algorithm</w:t>
      </w:r>
      <w:r w:rsidRPr="001F0710">
        <w:rPr>
          <w:color w:val="000000"/>
          <w:sz w:val="28"/>
          <w:szCs w:val="28"/>
        </w:rPr>
        <w:t xml:space="preserve"> </w:t>
      </w:r>
      <w:r w:rsidRPr="001F0710">
        <w:rPr>
          <w:color w:val="000000"/>
          <w:sz w:val="28"/>
          <w:szCs w:val="28"/>
        </w:rPr>
        <w:t>they want to run. After choosing the algorithm, users can customize the</w:t>
      </w:r>
      <w:r w:rsidRPr="001F0710">
        <w:rPr>
          <w:color w:val="000000"/>
          <w:sz w:val="28"/>
          <w:szCs w:val="28"/>
        </w:rPr>
        <w:t xml:space="preserve"> </w:t>
      </w:r>
      <w:r w:rsidRPr="001F0710">
        <w:rPr>
          <w:color w:val="000000"/>
          <w:sz w:val="28"/>
          <w:szCs w:val="28"/>
        </w:rPr>
        <w:t>sorting speed of the algorithm. Users can also generate by inputting the</w:t>
      </w:r>
      <w:r w:rsidRPr="001F0710">
        <w:rPr>
          <w:color w:val="000000"/>
          <w:sz w:val="28"/>
          <w:szCs w:val="28"/>
        </w:rPr>
        <w:t xml:space="preserve"> </w:t>
      </w:r>
      <w:r w:rsidRPr="001F0710">
        <w:rPr>
          <w:color w:val="000000"/>
          <w:sz w:val="28"/>
          <w:szCs w:val="28"/>
        </w:rPr>
        <w:t>Array Size or Min Value and Max Value. After customizing the</w:t>
      </w:r>
      <w:r w:rsidRPr="001F0710">
        <w:rPr>
          <w:color w:val="000000"/>
          <w:sz w:val="28"/>
          <w:szCs w:val="28"/>
        </w:rPr>
        <w:t xml:space="preserve"> </w:t>
      </w:r>
      <w:r w:rsidRPr="001F0710">
        <w:rPr>
          <w:color w:val="000000"/>
          <w:sz w:val="28"/>
          <w:szCs w:val="28"/>
        </w:rPr>
        <w:t>algorithm, users can run the algorithm by clicking on “Start Sorting</w:t>
      </w:r>
      <w:r w:rsidRPr="001F0710">
        <w:rPr>
          <w:color w:val="000000"/>
          <w:sz w:val="28"/>
          <w:szCs w:val="28"/>
        </w:rPr>
        <w:t xml:space="preserve"> </w:t>
      </w:r>
      <w:r w:rsidRPr="001F0710">
        <w:rPr>
          <w:color w:val="000000"/>
          <w:sz w:val="28"/>
          <w:szCs w:val="28"/>
        </w:rPr>
        <w:t>Algorithm” and in a few moments users will be able to visualize how</w:t>
      </w:r>
      <w:r w:rsidRPr="001F0710">
        <w:rPr>
          <w:color w:val="000000"/>
          <w:sz w:val="28"/>
          <w:szCs w:val="28"/>
        </w:rPr>
        <w:t xml:space="preserve"> </w:t>
      </w:r>
      <w:r w:rsidRPr="001F0710">
        <w:rPr>
          <w:color w:val="000000"/>
          <w:sz w:val="28"/>
          <w:szCs w:val="28"/>
        </w:rPr>
        <w:t>the algorithm would run</w:t>
      </w:r>
      <w:r w:rsidRPr="001F0710">
        <w:rPr>
          <w:color w:val="000000"/>
          <w:sz w:val="28"/>
          <w:szCs w:val="28"/>
        </w:rPr>
        <w:t xml:space="preserve">. </w:t>
      </w:r>
      <w:r w:rsidRPr="001F0710">
        <w:rPr>
          <w:color w:val="000000"/>
          <w:sz w:val="28"/>
          <w:szCs w:val="28"/>
        </w:rPr>
        <w:t>Here is the diagrammatic representation of how AI Playground will work:</w:t>
      </w:r>
    </w:p>
    <w:p w14:paraId="5C34FB8D" w14:textId="20AF2FAE" w:rsidR="00703184" w:rsidRPr="001F0710" w:rsidRDefault="00703184" w:rsidP="00703184">
      <w:pPr>
        <w:pStyle w:val="NormalWeb"/>
        <w:spacing w:before="195" w:after="0" w:line="276" w:lineRule="auto"/>
        <w:ind w:left="720" w:right="643"/>
        <w:jc w:val="both"/>
        <w:rPr>
          <w:color w:val="000000"/>
          <w:sz w:val="28"/>
          <w:szCs w:val="28"/>
        </w:rPr>
      </w:pPr>
      <w:r w:rsidRPr="001F0710">
        <w:rPr>
          <w:noProof/>
          <w:color w:val="000000"/>
          <w:sz w:val="20"/>
          <w:szCs w:val="20"/>
          <w:bdr w:val="none" w:sz="0" w:space="0" w:color="auto" w:frame="1"/>
        </w:rPr>
        <w:lastRenderedPageBreak/>
        <w:drawing>
          <wp:inline distT="0" distB="0" distL="0" distR="0" wp14:anchorId="7D11F893" wp14:editId="2510A7E2">
            <wp:extent cx="4952010" cy="5295696"/>
            <wp:effectExtent l="0" t="0" r="1270" b="63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9130" cy="5303310"/>
                    </a:xfrm>
                    <a:prstGeom prst="rect">
                      <a:avLst/>
                    </a:prstGeom>
                    <a:noFill/>
                    <a:ln>
                      <a:noFill/>
                    </a:ln>
                  </pic:spPr>
                </pic:pic>
              </a:graphicData>
            </a:graphic>
          </wp:inline>
        </w:drawing>
      </w:r>
    </w:p>
    <w:p w14:paraId="02A9F6FF" w14:textId="0FBB8E3D" w:rsidR="00E16A8B" w:rsidRPr="001F0710" w:rsidRDefault="00703184" w:rsidP="00703184">
      <w:pPr>
        <w:pStyle w:val="NormalWeb"/>
        <w:spacing w:before="195" w:after="0" w:line="276" w:lineRule="auto"/>
        <w:ind w:left="720" w:right="643"/>
        <w:jc w:val="center"/>
        <w:rPr>
          <w:color w:val="000000"/>
          <w:sz w:val="28"/>
          <w:szCs w:val="28"/>
        </w:rPr>
      </w:pPr>
      <w:r w:rsidRPr="001F0710">
        <w:rPr>
          <w:color w:val="000000"/>
          <w:sz w:val="28"/>
          <w:szCs w:val="28"/>
        </w:rPr>
        <w:t>Figure 3.1 Architecture of AI-Playground</w:t>
      </w:r>
    </w:p>
    <w:p w14:paraId="294C840B" w14:textId="4BA4447F" w:rsidR="00E16A8B" w:rsidRPr="001F0710" w:rsidRDefault="00E16A8B" w:rsidP="00E16A8B">
      <w:pPr>
        <w:spacing w:line="360" w:lineRule="auto"/>
        <w:ind w:firstLine="720"/>
        <w:jc w:val="both"/>
        <w:rPr>
          <w:rFonts w:ascii="Times New Roman" w:hAnsi="Times New Roman" w:cs="Times New Roman"/>
          <w:b/>
          <w:bCs/>
          <w:color w:val="000000"/>
          <w:sz w:val="36"/>
          <w:szCs w:val="36"/>
        </w:rPr>
      </w:pPr>
      <w:r w:rsidRPr="001F0710">
        <w:rPr>
          <w:rFonts w:ascii="Times New Roman" w:hAnsi="Times New Roman" w:cs="Times New Roman"/>
          <w:color w:val="000000"/>
          <w:sz w:val="28"/>
          <w:szCs w:val="28"/>
        </w:rPr>
        <w:br w:type="page"/>
      </w:r>
      <w:r w:rsidRPr="001F0710">
        <w:rPr>
          <w:rFonts w:ascii="Times New Roman" w:hAnsi="Times New Roman" w:cs="Times New Roman"/>
          <w:b/>
          <w:bCs/>
          <w:color w:val="000000"/>
          <w:sz w:val="36"/>
          <w:szCs w:val="36"/>
        </w:rPr>
        <w:lastRenderedPageBreak/>
        <w:t>3.</w:t>
      </w:r>
      <w:r w:rsidR="006719C7" w:rsidRPr="001F0710">
        <w:rPr>
          <w:rFonts w:ascii="Times New Roman" w:hAnsi="Times New Roman" w:cs="Times New Roman"/>
          <w:b/>
          <w:bCs/>
          <w:color w:val="000000"/>
          <w:sz w:val="36"/>
          <w:szCs w:val="36"/>
        </w:rPr>
        <w:t>2</w:t>
      </w:r>
      <w:r w:rsidRPr="001F0710">
        <w:rPr>
          <w:rFonts w:ascii="Times New Roman" w:hAnsi="Times New Roman" w:cs="Times New Roman"/>
          <w:b/>
          <w:bCs/>
          <w:color w:val="000000"/>
          <w:sz w:val="36"/>
          <w:szCs w:val="36"/>
        </w:rPr>
        <w:t xml:space="preserve"> Algorithm</w:t>
      </w:r>
    </w:p>
    <w:p w14:paraId="00815772" w14:textId="4D70CD22" w:rsidR="00E16A8B" w:rsidRPr="001F0710" w:rsidRDefault="0088565D" w:rsidP="00E16A8B">
      <w:pPr>
        <w:spacing w:line="360" w:lineRule="auto"/>
        <w:ind w:firstLine="720"/>
        <w:jc w:val="both"/>
        <w:rPr>
          <w:rFonts w:ascii="Times New Roman" w:hAnsi="Times New Roman" w:cs="Times New Roman"/>
          <w:b/>
          <w:bCs/>
          <w:color w:val="000000"/>
          <w:sz w:val="28"/>
          <w:szCs w:val="28"/>
        </w:rPr>
      </w:pPr>
      <w:r w:rsidRPr="001F0710">
        <w:rPr>
          <w:rFonts w:ascii="Times New Roman" w:hAnsi="Times New Roman" w:cs="Times New Roman"/>
          <w:b/>
          <w:bCs/>
          <w:color w:val="000000"/>
          <w:sz w:val="28"/>
          <w:szCs w:val="28"/>
        </w:rPr>
        <w:t xml:space="preserve">Linear </w:t>
      </w:r>
      <w:proofErr w:type="gramStart"/>
      <w:r w:rsidRPr="001F0710">
        <w:rPr>
          <w:rFonts w:ascii="Times New Roman" w:hAnsi="Times New Roman" w:cs="Times New Roman"/>
          <w:b/>
          <w:bCs/>
          <w:color w:val="000000"/>
          <w:sz w:val="28"/>
          <w:szCs w:val="28"/>
        </w:rPr>
        <w:t>Search :</w:t>
      </w:r>
      <w:proofErr w:type="gramEnd"/>
    </w:p>
    <w:p w14:paraId="1038BA11" w14:textId="2A001525" w:rsidR="00E16A8B" w:rsidRPr="001F0710" w:rsidRDefault="0088565D" w:rsidP="00E16A8B">
      <w:pPr>
        <w:ind w:firstLine="720"/>
        <w:jc w:val="both"/>
        <w:rPr>
          <w:rFonts w:ascii="Times New Roman" w:hAnsi="Times New Roman" w:cs="Times New Roman"/>
          <w:color w:val="000000"/>
          <w:sz w:val="28"/>
          <w:szCs w:val="28"/>
        </w:rPr>
      </w:pPr>
      <w:r w:rsidRPr="001F0710">
        <w:rPr>
          <w:rFonts w:ascii="Times New Roman" w:hAnsi="Times New Roman" w:cs="Times New Roman"/>
          <w:noProof/>
          <w:color w:val="000000"/>
          <w:sz w:val="28"/>
          <w:szCs w:val="28"/>
        </w:rPr>
        <w:drawing>
          <wp:inline distT="0" distB="0" distL="0" distR="0" wp14:anchorId="64E02892" wp14:editId="62380BCD">
            <wp:extent cx="3586480" cy="448887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8859" cy="4491850"/>
                    </a:xfrm>
                    <a:prstGeom prst="rect">
                      <a:avLst/>
                    </a:prstGeom>
                    <a:noFill/>
                    <a:ln>
                      <a:noFill/>
                    </a:ln>
                  </pic:spPr>
                </pic:pic>
              </a:graphicData>
            </a:graphic>
          </wp:inline>
        </w:drawing>
      </w:r>
    </w:p>
    <w:p w14:paraId="2527253C" w14:textId="2BD0950F" w:rsidR="005F797D" w:rsidRPr="001F0710" w:rsidRDefault="005F797D" w:rsidP="005F797D">
      <w:pPr>
        <w:pStyle w:val="NormalWeb"/>
        <w:spacing w:before="195" w:after="0" w:line="276" w:lineRule="auto"/>
        <w:ind w:left="720" w:right="643"/>
        <w:jc w:val="center"/>
        <w:rPr>
          <w:color w:val="000000"/>
          <w:sz w:val="28"/>
          <w:szCs w:val="28"/>
        </w:rPr>
      </w:pPr>
      <w:r w:rsidRPr="001F0710">
        <w:rPr>
          <w:color w:val="000000"/>
          <w:sz w:val="28"/>
          <w:szCs w:val="28"/>
        </w:rPr>
        <w:t xml:space="preserve">Figure 3.2 </w:t>
      </w:r>
      <w:r w:rsidR="0061433F" w:rsidRPr="001F0710">
        <w:rPr>
          <w:color w:val="000000"/>
          <w:sz w:val="28"/>
          <w:szCs w:val="28"/>
        </w:rPr>
        <w:t>Linear Search Algorithm</w:t>
      </w:r>
    </w:p>
    <w:p w14:paraId="527F3F72" w14:textId="36CE5888" w:rsidR="00E2722E" w:rsidRPr="001F0710" w:rsidRDefault="00E2722E" w:rsidP="00E16A8B">
      <w:pPr>
        <w:ind w:firstLine="720"/>
        <w:jc w:val="both"/>
        <w:rPr>
          <w:rFonts w:ascii="Times New Roman" w:hAnsi="Times New Roman" w:cs="Times New Roman"/>
          <w:color w:val="000000"/>
          <w:sz w:val="28"/>
          <w:szCs w:val="28"/>
        </w:rPr>
      </w:pPr>
    </w:p>
    <w:p w14:paraId="3A49FA80" w14:textId="77777777" w:rsidR="0061433F" w:rsidRPr="001F0710" w:rsidRDefault="0061433F">
      <w:pPr>
        <w:rPr>
          <w:rFonts w:ascii="Times New Roman" w:hAnsi="Times New Roman" w:cs="Times New Roman"/>
          <w:b/>
          <w:bCs/>
          <w:color w:val="000000"/>
          <w:sz w:val="28"/>
          <w:szCs w:val="28"/>
        </w:rPr>
      </w:pPr>
      <w:r w:rsidRPr="001F0710">
        <w:rPr>
          <w:rFonts w:ascii="Times New Roman" w:hAnsi="Times New Roman" w:cs="Times New Roman"/>
          <w:b/>
          <w:bCs/>
          <w:color w:val="000000"/>
          <w:sz w:val="28"/>
          <w:szCs w:val="28"/>
        </w:rPr>
        <w:br w:type="page"/>
      </w:r>
    </w:p>
    <w:p w14:paraId="6037F44C" w14:textId="7BF327C7" w:rsidR="0088565D" w:rsidRPr="001F0710" w:rsidRDefault="0088565D" w:rsidP="00E16A8B">
      <w:pPr>
        <w:ind w:firstLine="720"/>
        <w:jc w:val="both"/>
        <w:rPr>
          <w:rFonts w:ascii="Times New Roman" w:hAnsi="Times New Roman" w:cs="Times New Roman"/>
          <w:b/>
          <w:bCs/>
          <w:color w:val="000000"/>
          <w:sz w:val="28"/>
          <w:szCs w:val="28"/>
        </w:rPr>
      </w:pPr>
      <w:r w:rsidRPr="001F0710">
        <w:rPr>
          <w:rFonts w:ascii="Times New Roman" w:hAnsi="Times New Roman" w:cs="Times New Roman"/>
          <w:b/>
          <w:bCs/>
          <w:color w:val="000000"/>
          <w:sz w:val="28"/>
          <w:szCs w:val="28"/>
        </w:rPr>
        <w:lastRenderedPageBreak/>
        <w:t xml:space="preserve">Binary </w:t>
      </w:r>
      <w:proofErr w:type="gramStart"/>
      <w:r w:rsidRPr="001F0710">
        <w:rPr>
          <w:rFonts w:ascii="Times New Roman" w:hAnsi="Times New Roman" w:cs="Times New Roman"/>
          <w:b/>
          <w:bCs/>
          <w:color w:val="000000"/>
          <w:sz w:val="28"/>
          <w:szCs w:val="28"/>
        </w:rPr>
        <w:t>Search :</w:t>
      </w:r>
      <w:proofErr w:type="gramEnd"/>
    </w:p>
    <w:p w14:paraId="538AD288" w14:textId="432D8F66" w:rsidR="00726253" w:rsidRPr="001F0710" w:rsidRDefault="0088565D" w:rsidP="00703184">
      <w:pPr>
        <w:pStyle w:val="NormalWeb"/>
        <w:spacing w:before="195" w:after="0" w:line="276" w:lineRule="auto"/>
        <w:ind w:left="720" w:right="643"/>
        <w:jc w:val="center"/>
        <w:rPr>
          <w:color w:val="000000"/>
          <w:sz w:val="28"/>
          <w:szCs w:val="28"/>
        </w:rPr>
      </w:pPr>
      <w:r w:rsidRPr="001F0710">
        <w:rPr>
          <w:noProof/>
          <w:color w:val="000000"/>
          <w:sz w:val="28"/>
          <w:szCs w:val="28"/>
        </w:rPr>
        <w:drawing>
          <wp:inline distT="0" distB="0" distL="0" distR="0" wp14:anchorId="05186787" wp14:editId="1D7C4346">
            <wp:extent cx="4131110" cy="2897579"/>
            <wp:effectExtent l="0" t="0" r="3175" b="0"/>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1701" cy="2912022"/>
                    </a:xfrm>
                    <a:prstGeom prst="rect">
                      <a:avLst/>
                    </a:prstGeom>
                    <a:noFill/>
                    <a:ln>
                      <a:noFill/>
                    </a:ln>
                  </pic:spPr>
                </pic:pic>
              </a:graphicData>
            </a:graphic>
          </wp:inline>
        </w:drawing>
      </w:r>
    </w:p>
    <w:p w14:paraId="15B148DD" w14:textId="77B42F07" w:rsidR="0061433F" w:rsidRPr="001F0710" w:rsidRDefault="0061433F" w:rsidP="0061433F">
      <w:pPr>
        <w:pStyle w:val="NormalWeb"/>
        <w:spacing w:before="195" w:after="0" w:line="276" w:lineRule="auto"/>
        <w:ind w:left="720" w:right="643"/>
        <w:jc w:val="center"/>
        <w:rPr>
          <w:color w:val="000000"/>
          <w:sz w:val="28"/>
          <w:szCs w:val="28"/>
        </w:rPr>
      </w:pPr>
      <w:r w:rsidRPr="001F0710">
        <w:rPr>
          <w:color w:val="000000"/>
          <w:sz w:val="28"/>
          <w:szCs w:val="28"/>
        </w:rPr>
        <w:t xml:space="preserve">Figure 3.3 </w:t>
      </w:r>
      <w:r w:rsidR="00C30BF2" w:rsidRPr="001F0710">
        <w:rPr>
          <w:color w:val="000000"/>
          <w:sz w:val="28"/>
          <w:szCs w:val="28"/>
        </w:rPr>
        <w:t>Binary Search Algorithm</w:t>
      </w:r>
    </w:p>
    <w:p w14:paraId="1BD6ACD6" w14:textId="77777777" w:rsidR="0061433F" w:rsidRPr="001F0710" w:rsidRDefault="0061433F" w:rsidP="00703184">
      <w:pPr>
        <w:pStyle w:val="NormalWeb"/>
        <w:spacing w:before="195" w:after="0" w:line="276" w:lineRule="auto"/>
        <w:ind w:left="720" w:right="643"/>
        <w:jc w:val="center"/>
        <w:rPr>
          <w:color w:val="000000"/>
          <w:sz w:val="28"/>
          <w:szCs w:val="28"/>
        </w:rPr>
      </w:pPr>
    </w:p>
    <w:p w14:paraId="45E31405" w14:textId="09609736" w:rsidR="0088565D" w:rsidRPr="001F0710" w:rsidRDefault="0088565D" w:rsidP="0088565D">
      <w:pPr>
        <w:pStyle w:val="NormalWeb"/>
        <w:spacing w:before="195" w:after="0" w:line="276" w:lineRule="auto"/>
        <w:ind w:left="720" w:right="643"/>
        <w:rPr>
          <w:b/>
          <w:bCs/>
          <w:color w:val="000000"/>
          <w:sz w:val="28"/>
          <w:szCs w:val="28"/>
        </w:rPr>
      </w:pPr>
      <w:r w:rsidRPr="001F0710">
        <w:rPr>
          <w:b/>
          <w:bCs/>
          <w:color w:val="000000"/>
          <w:sz w:val="28"/>
          <w:szCs w:val="28"/>
        </w:rPr>
        <w:t xml:space="preserve">Selection </w:t>
      </w:r>
      <w:proofErr w:type="gramStart"/>
      <w:r w:rsidRPr="001F0710">
        <w:rPr>
          <w:b/>
          <w:bCs/>
          <w:color w:val="000000"/>
          <w:sz w:val="28"/>
          <w:szCs w:val="28"/>
        </w:rPr>
        <w:t>Search :</w:t>
      </w:r>
      <w:proofErr w:type="gramEnd"/>
    </w:p>
    <w:p w14:paraId="59959EE6" w14:textId="466156F8" w:rsidR="0088565D" w:rsidRPr="001F0710" w:rsidRDefault="0088565D" w:rsidP="0088565D">
      <w:pPr>
        <w:pStyle w:val="NormalWeb"/>
        <w:spacing w:before="195" w:after="0" w:line="276" w:lineRule="auto"/>
        <w:ind w:left="720" w:right="643"/>
        <w:rPr>
          <w:color w:val="000000"/>
          <w:sz w:val="28"/>
          <w:szCs w:val="28"/>
        </w:rPr>
      </w:pPr>
      <w:r w:rsidRPr="001F0710">
        <w:rPr>
          <w:noProof/>
        </w:rPr>
        <w:drawing>
          <wp:inline distT="0" distB="0" distL="0" distR="0" wp14:anchorId="57D3F74E" wp14:editId="2CA80F57">
            <wp:extent cx="4880610" cy="3657600"/>
            <wp:effectExtent l="0" t="0" r="0" b="0"/>
            <wp:docPr id="11" name="Picture 11" descr="Programming Tutorials: Selection Sort Program in C , C++ - Sort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ogramming Tutorials: Selection Sort Program in C , C++ - Sorting Algorithm"/>
                    <pic:cNvPicPr>
                      <a:picLocks noChangeAspect="1" noChangeArrowheads="1"/>
                    </pic:cNvPicPr>
                  </pic:nvPicPr>
                  <pic:blipFill rotWithShape="1">
                    <a:blip r:embed="rId16">
                      <a:extLst>
                        <a:ext uri="{28A0092B-C50C-407E-A947-70E740481C1C}">
                          <a14:useLocalDpi xmlns:a14="http://schemas.microsoft.com/office/drawing/2010/main" val="0"/>
                        </a:ext>
                      </a:extLst>
                    </a:blip>
                    <a:srcRect t="1" b="17204"/>
                    <a:stretch/>
                  </pic:blipFill>
                  <pic:spPr bwMode="auto">
                    <a:xfrm>
                      <a:off x="0" y="0"/>
                      <a:ext cx="4880610" cy="3657600"/>
                    </a:xfrm>
                    <a:prstGeom prst="rect">
                      <a:avLst/>
                    </a:prstGeom>
                    <a:noFill/>
                    <a:ln>
                      <a:noFill/>
                    </a:ln>
                  </pic:spPr>
                </pic:pic>
              </a:graphicData>
            </a:graphic>
          </wp:inline>
        </w:drawing>
      </w:r>
    </w:p>
    <w:p w14:paraId="7ECFA30B" w14:textId="1888B270" w:rsidR="00C30BF2" w:rsidRPr="001F0710" w:rsidRDefault="00C30BF2" w:rsidP="00C30BF2">
      <w:pPr>
        <w:pStyle w:val="NormalWeb"/>
        <w:spacing w:before="195" w:after="0" w:line="276" w:lineRule="auto"/>
        <w:ind w:left="720" w:right="643"/>
        <w:jc w:val="center"/>
        <w:rPr>
          <w:color w:val="000000"/>
          <w:sz w:val="28"/>
          <w:szCs w:val="28"/>
        </w:rPr>
      </w:pPr>
      <w:r w:rsidRPr="001F0710">
        <w:rPr>
          <w:color w:val="000000"/>
          <w:sz w:val="28"/>
          <w:szCs w:val="28"/>
        </w:rPr>
        <w:t>Figure 3.4</w:t>
      </w:r>
      <w:r w:rsidR="00D82AE4" w:rsidRPr="001F0710">
        <w:rPr>
          <w:color w:val="000000"/>
          <w:sz w:val="28"/>
          <w:szCs w:val="28"/>
        </w:rPr>
        <w:t xml:space="preserve"> </w:t>
      </w:r>
      <w:r w:rsidRPr="001F0710">
        <w:rPr>
          <w:color w:val="000000"/>
          <w:sz w:val="28"/>
          <w:szCs w:val="28"/>
        </w:rPr>
        <w:t>Selection Search Algorithm</w:t>
      </w:r>
    </w:p>
    <w:p w14:paraId="0ACB43CD" w14:textId="77777777" w:rsidR="00C30BF2" w:rsidRPr="001F0710" w:rsidRDefault="00C30BF2" w:rsidP="0088565D">
      <w:pPr>
        <w:pStyle w:val="NormalWeb"/>
        <w:spacing w:before="195" w:after="0" w:line="276" w:lineRule="auto"/>
        <w:ind w:left="720" w:right="643"/>
        <w:rPr>
          <w:color w:val="000000"/>
          <w:sz w:val="28"/>
          <w:szCs w:val="28"/>
        </w:rPr>
      </w:pPr>
    </w:p>
    <w:p w14:paraId="1F52442F" w14:textId="6E2CB59A" w:rsidR="0088565D" w:rsidRPr="001F0710" w:rsidRDefault="0088565D" w:rsidP="0088565D">
      <w:pPr>
        <w:pStyle w:val="NormalWeb"/>
        <w:spacing w:before="195" w:after="0"/>
        <w:ind w:left="720" w:right="643"/>
        <w:rPr>
          <w:b/>
          <w:bCs/>
          <w:color w:val="000000"/>
          <w:sz w:val="28"/>
          <w:szCs w:val="28"/>
        </w:rPr>
      </w:pPr>
      <w:r w:rsidRPr="001F0710">
        <w:rPr>
          <w:b/>
          <w:bCs/>
          <w:color w:val="000000"/>
          <w:sz w:val="28"/>
          <w:szCs w:val="28"/>
        </w:rPr>
        <w:t xml:space="preserve">Insertion </w:t>
      </w:r>
      <w:proofErr w:type="gramStart"/>
      <w:r w:rsidRPr="001F0710">
        <w:rPr>
          <w:b/>
          <w:bCs/>
          <w:color w:val="000000"/>
          <w:sz w:val="28"/>
          <w:szCs w:val="28"/>
        </w:rPr>
        <w:t>Sort :</w:t>
      </w:r>
      <w:proofErr w:type="gramEnd"/>
    </w:p>
    <w:p w14:paraId="443FCC9B" w14:textId="06ABB795" w:rsidR="0088565D" w:rsidRPr="001F0710" w:rsidRDefault="0088565D" w:rsidP="0088565D">
      <w:pPr>
        <w:pStyle w:val="NormalWeb"/>
        <w:spacing w:before="195" w:after="0" w:line="276" w:lineRule="auto"/>
        <w:ind w:left="720" w:right="643"/>
        <w:rPr>
          <w:color w:val="000000"/>
          <w:sz w:val="28"/>
          <w:szCs w:val="28"/>
        </w:rPr>
      </w:pPr>
      <w:r w:rsidRPr="001F0710">
        <w:rPr>
          <w:noProof/>
          <w:color w:val="000000"/>
          <w:sz w:val="30"/>
          <w:szCs w:val="30"/>
          <w:bdr w:val="none" w:sz="0" w:space="0" w:color="auto" w:frame="1"/>
        </w:rPr>
        <w:drawing>
          <wp:inline distT="0" distB="0" distL="0" distR="0" wp14:anchorId="6287D9B2" wp14:editId="4E2AB0FA">
            <wp:extent cx="4524347" cy="407323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5755" cy="4083507"/>
                    </a:xfrm>
                    <a:prstGeom prst="rect">
                      <a:avLst/>
                    </a:prstGeom>
                    <a:noFill/>
                    <a:ln>
                      <a:noFill/>
                    </a:ln>
                  </pic:spPr>
                </pic:pic>
              </a:graphicData>
            </a:graphic>
          </wp:inline>
        </w:drawing>
      </w:r>
    </w:p>
    <w:p w14:paraId="62E8A530" w14:textId="1E8E387B" w:rsidR="00D82AE4" w:rsidRPr="001F0710" w:rsidRDefault="00D82AE4" w:rsidP="00D82AE4">
      <w:pPr>
        <w:pStyle w:val="NormalWeb"/>
        <w:spacing w:before="195" w:after="0" w:line="276" w:lineRule="auto"/>
        <w:ind w:left="720" w:right="643"/>
        <w:jc w:val="center"/>
        <w:rPr>
          <w:color w:val="000000"/>
          <w:sz w:val="28"/>
          <w:szCs w:val="28"/>
        </w:rPr>
      </w:pPr>
      <w:r w:rsidRPr="001F0710">
        <w:rPr>
          <w:color w:val="000000"/>
          <w:sz w:val="28"/>
          <w:szCs w:val="28"/>
        </w:rPr>
        <w:t>Figure 3.</w:t>
      </w:r>
      <w:r w:rsidR="00C56425" w:rsidRPr="001F0710">
        <w:rPr>
          <w:color w:val="000000"/>
          <w:sz w:val="28"/>
          <w:szCs w:val="28"/>
        </w:rPr>
        <w:t>5</w:t>
      </w:r>
      <w:r w:rsidRPr="001F0710">
        <w:rPr>
          <w:color w:val="000000"/>
          <w:sz w:val="28"/>
          <w:szCs w:val="28"/>
        </w:rPr>
        <w:t xml:space="preserve"> </w:t>
      </w:r>
      <w:r w:rsidR="00C56425" w:rsidRPr="001F0710">
        <w:rPr>
          <w:color w:val="000000"/>
          <w:sz w:val="28"/>
          <w:szCs w:val="28"/>
        </w:rPr>
        <w:t>Insertion</w:t>
      </w:r>
      <w:r w:rsidRPr="001F0710">
        <w:rPr>
          <w:color w:val="000000"/>
          <w:sz w:val="28"/>
          <w:szCs w:val="28"/>
        </w:rPr>
        <w:t xml:space="preserve"> </w:t>
      </w:r>
      <w:r w:rsidR="00C56425" w:rsidRPr="001F0710">
        <w:rPr>
          <w:color w:val="000000"/>
          <w:sz w:val="28"/>
          <w:szCs w:val="28"/>
        </w:rPr>
        <w:t>Sort</w:t>
      </w:r>
      <w:r w:rsidRPr="001F0710">
        <w:rPr>
          <w:color w:val="000000"/>
          <w:sz w:val="28"/>
          <w:szCs w:val="28"/>
        </w:rPr>
        <w:t xml:space="preserve"> Algorithm</w:t>
      </w:r>
    </w:p>
    <w:p w14:paraId="557E21EF" w14:textId="77777777" w:rsidR="00D82AE4" w:rsidRPr="001F0710" w:rsidRDefault="00D82AE4" w:rsidP="0088565D">
      <w:pPr>
        <w:pStyle w:val="NormalWeb"/>
        <w:spacing w:before="195" w:after="0" w:line="276" w:lineRule="auto"/>
        <w:ind w:left="720" w:right="643"/>
        <w:rPr>
          <w:color w:val="000000"/>
          <w:sz w:val="28"/>
          <w:szCs w:val="28"/>
        </w:rPr>
      </w:pPr>
    </w:p>
    <w:p w14:paraId="04AE7AE4" w14:textId="0D548C4C" w:rsidR="0088565D" w:rsidRPr="001F0710" w:rsidRDefault="0088565D" w:rsidP="0088565D">
      <w:pPr>
        <w:ind w:firstLine="720"/>
        <w:rPr>
          <w:rFonts w:ascii="Times New Roman" w:eastAsia="Times New Roman" w:hAnsi="Times New Roman" w:cs="Times New Roman"/>
          <w:b/>
          <w:bCs/>
          <w:color w:val="000000"/>
          <w:sz w:val="28"/>
          <w:szCs w:val="28"/>
          <w:lang w:eastAsia="en-IN"/>
        </w:rPr>
      </w:pPr>
      <w:r w:rsidRPr="001F0710">
        <w:rPr>
          <w:rFonts w:ascii="Times New Roman" w:hAnsi="Times New Roman" w:cs="Times New Roman"/>
          <w:color w:val="000000"/>
          <w:sz w:val="28"/>
          <w:szCs w:val="28"/>
        </w:rPr>
        <w:br w:type="page"/>
      </w:r>
      <w:r w:rsidRPr="001F0710">
        <w:rPr>
          <w:rFonts w:ascii="Times New Roman" w:hAnsi="Times New Roman" w:cs="Times New Roman"/>
          <w:b/>
          <w:bCs/>
          <w:color w:val="000000"/>
          <w:sz w:val="28"/>
          <w:szCs w:val="28"/>
        </w:rPr>
        <w:lastRenderedPageBreak/>
        <w:t xml:space="preserve">Bubble </w:t>
      </w:r>
      <w:proofErr w:type="gramStart"/>
      <w:r w:rsidRPr="001F0710">
        <w:rPr>
          <w:rFonts w:ascii="Times New Roman" w:hAnsi="Times New Roman" w:cs="Times New Roman"/>
          <w:b/>
          <w:bCs/>
          <w:color w:val="000000"/>
          <w:sz w:val="28"/>
          <w:szCs w:val="28"/>
        </w:rPr>
        <w:t>Sort :</w:t>
      </w:r>
      <w:proofErr w:type="gramEnd"/>
    </w:p>
    <w:p w14:paraId="6F3DAB2A" w14:textId="621C6EB7" w:rsidR="0088565D" w:rsidRPr="001F0710" w:rsidRDefault="0088565D" w:rsidP="00C56425">
      <w:pPr>
        <w:pStyle w:val="NormalWeb"/>
        <w:spacing w:before="195" w:after="0" w:line="276" w:lineRule="auto"/>
        <w:ind w:left="720" w:right="643"/>
        <w:rPr>
          <w:color w:val="000000"/>
          <w:sz w:val="28"/>
          <w:szCs w:val="28"/>
        </w:rPr>
      </w:pPr>
      <w:r w:rsidRPr="001F0710">
        <w:rPr>
          <w:noProof/>
          <w:color w:val="000000"/>
          <w:sz w:val="30"/>
          <w:szCs w:val="30"/>
          <w:bdr w:val="none" w:sz="0" w:space="0" w:color="auto" w:frame="1"/>
        </w:rPr>
        <w:drawing>
          <wp:inline distT="0" distB="0" distL="0" distR="0" wp14:anchorId="42568DEF" wp14:editId="67F15A65">
            <wp:extent cx="5462080" cy="5568950"/>
            <wp:effectExtent l="0" t="0" r="5715" b="0"/>
            <wp:docPr id="13" name="Picture 1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0445" cy="5577478"/>
                    </a:xfrm>
                    <a:prstGeom prst="rect">
                      <a:avLst/>
                    </a:prstGeom>
                    <a:noFill/>
                    <a:ln>
                      <a:noFill/>
                    </a:ln>
                  </pic:spPr>
                </pic:pic>
              </a:graphicData>
            </a:graphic>
          </wp:inline>
        </w:drawing>
      </w:r>
    </w:p>
    <w:p w14:paraId="2619BB5C" w14:textId="625D3738" w:rsidR="00C56425" w:rsidRPr="001F0710" w:rsidRDefault="00C56425" w:rsidP="00C56425">
      <w:pPr>
        <w:pStyle w:val="NormalWeb"/>
        <w:spacing w:before="195" w:after="0" w:line="276" w:lineRule="auto"/>
        <w:ind w:left="720" w:right="643"/>
        <w:jc w:val="center"/>
        <w:rPr>
          <w:color w:val="000000"/>
          <w:sz w:val="28"/>
          <w:szCs w:val="28"/>
        </w:rPr>
      </w:pPr>
      <w:r w:rsidRPr="001F0710">
        <w:rPr>
          <w:color w:val="000000"/>
          <w:sz w:val="28"/>
          <w:szCs w:val="28"/>
        </w:rPr>
        <w:t xml:space="preserve">Figure 3.6 </w:t>
      </w:r>
      <w:r w:rsidR="00A777A6" w:rsidRPr="001F0710">
        <w:rPr>
          <w:color w:val="000000"/>
          <w:sz w:val="28"/>
          <w:szCs w:val="28"/>
        </w:rPr>
        <w:t>Bubble</w:t>
      </w:r>
      <w:r w:rsidRPr="001F0710">
        <w:rPr>
          <w:color w:val="000000"/>
          <w:sz w:val="28"/>
          <w:szCs w:val="28"/>
        </w:rPr>
        <w:t xml:space="preserve"> Sort Algorithm</w:t>
      </w:r>
    </w:p>
    <w:p w14:paraId="0CB20FED" w14:textId="77777777" w:rsidR="00C56425" w:rsidRPr="001F0710" w:rsidRDefault="00C56425" w:rsidP="00C56425">
      <w:pPr>
        <w:pStyle w:val="NormalWeb"/>
        <w:spacing w:before="195" w:after="0" w:line="276" w:lineRule="auto"/>
        <w:ind w:left="720" w:right="643"/>
        <w:rPr>
          <w:color w:val="000000"/>
          <w:sz w:val="28"/>
          <w:szCs w:val="28"/>
        </w:rPr>
      </w:pPr>
    </w:p>
    <w:p w14:paraId="42B3599E" w14:textId="77777777" w:rsidR="0088565D" w:rsidRPr="001F0710" w:rsidRDefault="0088565D">
      <w:pPr>
        <w:rPr>
          <w:rFonts w:ascii="Times New Roman" w:hAnsi="Times New Roman" w:cs="Times New Roman"/>
          <w:b/>
          <w:bCs/>
          <w:color w:val="000000"/>
          <w:sz w:val="28"/>
          <w:szCs w:val="28"/>
        </w:rPr>
      </w:pPr>
    </w:p>
    <w:p w14:paraId="0F7B1DE6" w14:textId="77777777" w:rsidR="0088565D" w:rsidRPr="001F0710" w:rsidRDefault="0088565D">
      <w:pPr>
        <w:rPr>
          <w:rFonts w:ascii="Times New Roman" w:hAnsi="Times New Roman" w:cs="Times New Roman"/>
          <w:b/>
          <w:bCs/>
          <w:color w:val="000000"/>
          <w:sz w:val="28"/>
          <w:szCs w:val="28"/>
        </w:rPr>
      </w:pPr>
    </w:p>
    <w:p w14:paraId="2C6014AA" w14:textId="77777777" w:rsidR="0088565D" w:rsidRPr="001F0710" w:rsidRDefault="0088565D">
      <w:pPr>
        <w:rPr>
          <w:rFonts w:ascii="Times New Roman" w:hAnsi="Times New Roman" w:cs="Times New Roman"/>
          <w:b/>
          <w:bCs/>
          <w:color w:val="000000"/>
          <w:sz w:val="28"/>
          <w:szCs w:val="28"/>
        </w:rPr>
      </w:pPr>
    </w:p>
    <w:p w14:paraId="57654A7C" w14:textId="77777777" w:rsidR="0088565D" w:rsidRPr="001F0710" w:rsidRDefault="0088565D">
      <w:pPr>
        <w:rPr>
          <w:rFonts w:ascii="Times New Roman" w:hAnsi="Times New Roman" w:cs="Times New Roman"/>
          <w:b/>
          <w:bCs/>
          <w:color w:val="000000"/>
          <w:sz w:val="28"/>
          <w:szCs w:val="28"/>
        </w:rPr>
      </w:pPr>
    </w:p>
    <w:p w14:paraId="3B64AE28" w14:textId="77777777" w:rsidR="0088565D" w:rsidRPr="001F0710" w:rsidRDefault="0088565D">
      <w:pPr>
        <w:rPr>
          <w:rFonts w:ascii="Times New Roman" w:hAnsi="Times New Roman" w:cs="Times New Roman"/>
          <w:b/>
          <w:bCs/>
          <w:color w:val="000000"/>
          <w:sz w:val="28"/>
          <w:szCs w:val="28"/>
        </w:rPr>
      </w:pPr>
    </w:p>
    <w:p w14:paraId="0380BB77" w14:textId="77777777" w:rsidR="0088565D" w:rsidRPr="001F0710" w:rsidRDefault="0088565D">
      <w:pPr>
        <w:rPr>
          <w:rFonts w:ascii="Times New Roman" w:hAnsi="Times New Roman" w:cs="Times New Roman"/>
          <w:b/>
          <w:bCs/>
          <w:color w:val="000000"/>
          <w:sz w:val="28"/>
          <w:szCs w:val="28"/>
        </w:rPr>
      </w:pPr>
    </w:p>
    <w:p w14:paraId="7499CA73" w14:textId="207A00E3" w:rsidR="0088565D" w:rsidRPr="001F0710" w:rsidRDefault="0088565D" w:rsidP="0088565D">
      <w:pPr>
        <w:ind w:firstLine="720"/>
        <w:rPr>
          <w:rFonts w:ascii="Times New Roman" w:eastAsia="Times New Roman" w:hAnsi="Times New Roman" w:cs="Times New Roman"/>
          <w:b/>
          <w:bCs/>
          <w:color w:val="000000"/>
          <w:sz w:val="28"/>
          <w:szCs w:val="28"/>
          <w:lang w:eastAsia="en-IN"/>
        </w:rPr>
      </w:pPr>
      <w:r w:rsidRPr="001F0710">
        <w:rPr>
          <w:rFonts w:ascii="Times New Roman" w:hAnsi="Times New Roman" w:cs="Times New Roman"/>
          <w:b/>
          <w:bCs/>
          <w:color w:val="000000"/>
          <w:sz w:val="28"/>
          <w:szCs w:val="28"/>
        </w:rPr>
        <w:lastRenderedPageBreak/>
        <w:t xml:space="preserve">Merge </w:t>
      </w:r>
      <w:proofErr w:type="gramStart"/>
      <w:r w:rsidRPr="001F0710">
        <w:rPr>
          <w:rFonts w:ascii="Times New Roman" w:hAnsi="Times New Roman" w:cs="Times New Roman"/>
          <w:b/>
          <w:bCs/>
          <w:color w:val="000000"/>
          <w:sz w:val="28"/>
          <w:szCs w:val="28"/>
        </w:rPr>
        <w:t>Sort :</w:t>
      </w:r>
      <w:proofErr w:type="gramEnd"/>
      <w:r w:rsidRPr="001F0710">
        <w:rPr>
          <w:rFonts w:ascii="Times New Roman" w:hAnsi="Times New Roman" w:cs="Times New Roman"/>
          <w:b/>
          <w:bCs/>
          <w:color w:val="000000"/>
          <w:sz w:val="28"/>
          <w:szCs w:val="28"/>
        </w:rPr>
        <w:t xml:space="preserve"> </w:t>
      </w:r>
    </w:p>
    <w:p w14:paraId="134E27E7" w14:textId="7A0AD4D5" w:rsidR="0088565D" w:rsidRPr="001F0710" w:rsidRDefault="0088565D" w:rsidP="0088565D">
      <w:pPr>
        <w:pStyle w:val="NormalWeb"/>
        <w:spacing w:before="195" w:after="0" w:line="276" w:lineRule="auto"/>
        <w:ind w:left="720" w:right="643"/>
        <w:rPr>
          <w:color w:val="000000"/>
          <w:sz w:val="28"/>
          <w:szCs w:val="28"/>
        </w:rPr>
      </w:pPr>
      <w:r w:rsidRPr="001F0710">
        <w:rPr>
          <w:noProof/>
          <w:color w:val="000000"/>
          <w:sz w:val="30"/>
          <w:szCs w:val="30"/>
          <w:bdr w:val="none" w:sz="0" w:space="0" w:color="auto" w:frame="1"/>
        </w:rPr>
        <w:drawing>
          <wp:inline distT="0" distB="0" distL="0" distR="0" wp14:anchorId="25677CB4" wp14:editId="25D55040">
            <wp:extent cx="5415148" cy="6585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6349" cy="6587046"/>
                    </a:xfrm>
                    <a:prstGeom prst="rect">
                      <a:avLst/>
                    </a:prstGeom>
                    <a:noFill/>
                    <a:ln>
                      <a:noFill/>
                    </a:ln>
                  </pic:spPr>
                </pic:pic>
              </a:graphicData>
            </a:graphic>
          </wp:inline>
        </w:drawing>
      </w:r>
    </w:p>
    <w:p w14:paraId="2D1C4087" w14:textId="0F8CC9EF" w:rsidR="00A777A6" w:rsidRPr="001F0710" w:rsidRDefault="00A777A6" w:rsidP="00A777A6">
      <w:pPr>
        <w:pStyle w:val="NormalWeb"/>
        <w:spacing w:before="195" w:after="0" w:line="276" w:lineRule="auto"/>
        <w:ind w:left="2160" w:right="643" w:firstLine="720"/>
        <w:rPr>
          <w:color w:val="000000"/>
          <w:sz w:val="28"/>
          <w:szCs w:val="28"/>
        </w:rPr>
      </w:pPr>
      <w:r w:rsidRPr="001F0710">
        <w:rPr>
          <w:color w:val="000000"/>
          <w:sz w:val="28"/>
          <w:szCs w:val="28"/>
        </w:rPr>
        <w:t>Figure 3.</w:t>
      </w:r>
      <w:r w:rsidR="00581150" w:rsidRPr="001F0710">
        <w:rPr>
          <w:color w:val="000000"/>
          <w:sz w:val="28"/>
          <w:szCs w:val="28"/>
        </w:rPr>
        <w:t>7</w:t>
      </w:r>
      <w:r w:rsidRPr="001F0710">
        <w:rPr>
          <w:color w:val="000000"/>
          <w:sz w:val="28"/>
          <w:szCs w:val="28"/>
        </w:rPr>
        <w:t xml:space="preserve"> </w:t>
      </w:r>
      <w:r w:rsidR="00581150" w:rsidRPr="001F0710">
        <w:rPr>
          <w:color w:val="000000"/>
          <w:sz w:val="28"/>
          <w:szCs w:val="28"/>
        </w:rPr>
        <w:t>Merge</w:t>
      </w:r>
      <w:r w:rsidRPr="001F0710">
        <w:rPr>
          <w:color w:val="000000"/>
          <w:sz w:val="28"/>
          <w:szCs w:val="28"/>
        </w:rPr>
        <w:t xml:space="preserve"> Sort Algorithm</w:t>
      </w:r>
    </w:p>
    <w:p w14:paraId="0C93FBCC" w14:textId="2FE44513" w:rsidR="0088565D" w:rsidRPr="001F0710" w:rsidRDefault="0088565D">
      <w:pPr>
        <w:rPr>
          <w:rFonts w:ascii="Times New Roman" w:eastAsia="Times New Roman" w:hAnsi="Times New Roman" w:cs="Times New Roman"/>
          <w:color w:val="000000"/>
          <w:sz w:val="28"/>
          <w:szCs w:val="28"/>
          <w:lang w:eastAsia="en-IN"/>
        </w:rPr>
      </w:pPr>
    </w:p>
    <w:p w14:paraId="1A3C19F7" w14:textId="77777777" w:rsidR="00581150" w:rsidRPr="001F0710" w:rsidRDefault="00581150" w:rsidP="0088565D">
      <w:pPr>
        <w:pStyle w:val="NormalWeb"/>
        <w:spacing w:before="195" w:after="0" w:line="276" w:lineRule="auto"/>
        <w:ind w:left="720" w:right="643"/>
        <w:rPr>
          <w:b/>
          <w:bCs/>
          <w:color w:val="000000"/>
          <w:sz w:val="28"/>
          <w:szCs w:val="28"/>
        </w:rPr>
      </w:pPr>
    </w:p>
    <w:p w14:paraId="4E6E56F5" w14:textId="0AD14B22" w:rsidR="0088565D" w:rsidRPr="001F0710" w:rsidRDefault="0088565D" w:rsidP="0088565D">
      <w:pPr>
        <w:pStyle w:val="NormalWeb"/>
        <w:spacing w:before="195" w:after="0" w:line="276" w:lineRule="auto"/>
        <w:ind w:left="720" w:right="643"/>
        <w:rPr>
          <w:b/>
          <w:bCs/>
          <w:color w:val="000000"/>
          <w:sz w:val="28"/>
          <w:szCs w:val="28"/>
        </w:rPr>
      </w:pPr>
      <w:r w:rsidRPr="001F0710">
        <w:rPr>
          <w:b/>
          <w:bCs/>
          <w:color w:val="000000"/>
          <w:sz w:val="28"/>
          <w:szCs w:val="28"/>
        </w:rPr>
        <w:t xml:space="preserve">Quick </w:t>
      </w:r>
      <w:proofErr w:type="gramStart"/>
      <w:r w:rsidRPr="001F0710">
        <w:rPr>
          <w:b/>
          <w:bCs/>
          <w:color w:val="000000"/>
          <w:sz w:val="28"/>
          <w:szCs w:val="28"/>
        </w:rPr>
        <w:t>Sort :</w:t>
      </w:r>
      <w:proofErr w:type="gramEnd"/>
    </w:p>
    <w:p w14:paraId="77709D4F" w14:textId="5B91D1FE" w:rsidR="0088565D" w:rsidRPr="001F0710" w:rsidRDefault="0088565D" w:rsidP="0088565D">
      <w:pPr>
        <w:pStyle w:val="NormalWeb"/>
        <w:spacing w:before="195" w:after="0" w:line="276" w:lineRule="auto"/>
        <w:ind w:left="720" w:right="643"/>
        <w:rPr>
          <w:b/>
          <w:bCs/>
          <w:color w:val="000000"/>
          <w:sz w:val="28"/>
          <w:szCs w:val="28"/>
        </w:rPr>
      </w:pPr>
      <w:r w:rsidRPr="001F0710">
        <w:rPr>
          <w:noProof/>
          <w:color w:val="000000"/>
          <w:sz w:val="30"/>
          <w:szCs w:val="30"/>
          <w:bdr w:val="none" w:sz="0" w:space="0" w:color="auto" w:frame="1"/>
        </w:rPr>
        <w:lastRenderedPageBreak/>
        <w:drawing>
          <wp:inline distT="0" distB="0" distL="0" distR="0" wp14:anchorId="530087BD" wp14:editId="3C1E7892">
            <wp:extent cx="5652770" cy="7148830"/>
            <wp:effectExtent l="0" t="0" r="508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2770" cy="7148830"/>
                    </a:xfrm>
                    <a:prstGeom prst="rect">
                      <a:avLst/>
                    </a:prstGeom>
                    <a:noFill/>
                    <a:ln>
                      <a:noFill/>
                    </a:ln>
                  </pic:spPr>
                </pic:pic>
              </a:graphicData>
            </a:graphic>
          </wp:inline>
        </w:drawing>
      </w:r>
    </w:p>
    <w:p w14:paraId="272B8FAC" w14:textId="2E11FD36" w:rsidR="00581150" w:rsidRPr="001F0710" w:rsidRDefault="00581150" w:rsidP="00581150">
      <w:pPr>
        <w:pStyle w:val="NormalWeb"/>
        <w:spacing w:before="195" w:after="0" w:line="276" w:lineRule="auto"/>
        <w:ind w:right="643" w:firstLine="720"/>
        <w:rPr>
          <w:color w:val="000000"/>
          <w:sz w:val="28"/>
          <w:szCs w:val="28"/>
        </w:rPr>
      </w:pPr>
      <w:r w:rsidRPr="001F0710">
        <w:rPr>
          <w:color w:val="000000"/>
          <w:sz w:val="28"/>
          <w:szCs w:val="28"/>
        </w:rPr>
        <w:t xml:space="preserve"> </w:t>
      </w:r>
      <w:r w:rsidRPr="001F0710">
        <w:rPr>
          <w:color w:val="000000"/>
          <w:sz w:val="28"/>
          <w:szCs w:val="28"/>
        </w:rPr>
        <w:tab/>
      </w:r>
      <w:r w:rsidRPr="001F0710">
        <w:rPr>
          <w:color w:val="000000"/>
          <w:sz w:val="28"/>
          <w:szCs w:val="28"/>
        </w:rPr>
        <w:tab/>
      </w:r>
      <w:r w:rsidRPr="001F0710">
        <w:rPr>
          <w:color w:val="000000"/>
          <w:sz w:val="28"/>
          <w:szCs w:val="28"/>
        </w:rPr>
        <w:tab/>
        <w:t>Figure 3.8 Quick Sort Algorithm</w:t>
      </w:r>
    </w:p>
    <w:p w14:paraId="0431E80D" w14:textId="4D3375A7" w:rsidR="0088565D" w:rsidRPr="001F0710" w:rsidRDefault="0088565D">
      <w:pPr>
        <w:rPr>
          <w:rFonts w:ascii="Times New Roman" w:eastAsia="Times New Roman" w:hAnsi="Times New Roman" w:cs="Times New Roman"/>
          <w:b/>
          <w:bCs/>
          <w:color w:val="000000"/>
          <w:sz w:val="28"/>
          <w:szCs w:val="28"/>
          <w:lang w:eastAsia="en-IN"/>
        </w:rPr>
      </w:pPr>
    </w:p>
    <w:p w14:paraId="402CDCEF" w14:textId="77777777" w:rsidR="00581150" w:rsidRPr="001F0710" w:rsidRDefault="00581150" w:rsidP="0088565D">
      <w:pPr>
        <w:pStyle w:val="NormalWeb"/>
        <w:spacing w:before="195" w:after="0" w:line="276" w:lineRule="auto"/>
        <w:ind w:left="720" w:right="643"/>
        <w:rPr>
          <w:b/>
          <w:bCs/>
          <w:color w:val="000000"/>
          <w:sz w:val="28"/>
          <w:szCs w:val="28"/>
        </w:rPr>
      </w:pPr>
    </w:p>
    <w:p w14:paraId="4CA4710D" w14:textId="032BBE36" w:rsidR="0088565D" w:rsidRPr="001F0710" w:rsidRDefault="0088565D" w:rsidP="0088565D">
      <w:pPr>
        <w:pStyle w:val="NormalWeb"/>
        <w:spacing w:before="195" w:after="0" w:line="276" w:lineRule="auto"/>
        <w:ind w:left="720" w:right="643"/>
        <w:rPr>
          <w:b/>
          <w:bCs/>
          <w:color w:val="000000"/>
          <w:sz w:val="28"/>
          <w:szCs w:val="28"/>
        </w:rPr>
      </w:pPr>
      <w:r w:rsidRPr="001F0710">
        <w:rPr>
          <w:b/>
          <w:bCs/>
          <w:color w:val="000000"/>
          <w:sz w:val="28"/>
          <w:szCs w:val="28"/>
        </w:rPr>
        <w:t xml:space="preserve">Heap </w:t>
      </w:r>
      <w:proofErr w:type="gramStart"/>
      <w:r w:rsidRPr="001F0710">
        <w:rPr>
          <w:b/>
          <w:bCs/>
          <w:color w:val="000000"/>
          <w:sz w:val="28"/>
          <w:szCs w:val="28"/>
        </w:rPr>
        <w:t xml:space="preserve">Sort </w:t>
      </w:r>
      <w:r w:rsidR="00CE5DB5" w:rsidRPr="001F0710">
        <w:rPr>
          <w:b/>
          <w:bCs/>
          <w:color w:val="000000"/>
          <w:sz w:val="28"/>
          <w:szCs w:val="28"/>
        </w:rPr>
        <w:t>:</w:t>
      </w:r>
      <w:proofErr w:type="gramEnd"/>
    </w:p>
    <w:p w14:paraId="3261C2FB" w14:textId="26EE8541" w:rsidR="00CE5DB5" w:rsidRPr="001F0710" w:rsidRDefault="00CE5DB5" w:rsidP="0088565D">
      <w:pPr>
        <w:pStyle w:val="NormalWeb"/>
        <w:spacing w:before="195" w:after="0" w:line="276" w:lineRule="auto"/>
        <w:ind w:left="720" w:right="643"/>
        <w:rPr>
          <w:b/>
          <w:bCs/>
          <w:color w:val="000000"/>
          <w:sz w:val="28"/>
          <w:szCs w:val="28"/>
        </w:rPr>
      </w:pPr>
      <w:r w:rsidRPr="001F0710">
        <w:rPr>
          <w:noProof/>
        </w:rPr>
        <w:lastRenderedPageBreak/>
        <w:drawing>
          <wp:inline distT="0" distB="0" distL="0" distR="0" wp14:anchorId="556B1FE3" wp14:editId="30CAAF04">
            <wp:extent cx="5731510" cy="4248150"/>
            <wp:effectExtent l="0" t="0" r="2540" b="0"/>
            <wp:docPr id="17" name="Picture 17" descr="Heap Sort Tutorials &amp; Notes | Algorithms | HackerEa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eap Sort Tutorials &amp; Notes | Algorithms | HackerEart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248150"/>
                    </a:xfrm>
                    <a:prstGeom prst="rect">
                      <a:avLst/>
                    </a:prstGeom>
                    <a:noFill/>
                    <a:ln>
                      <a:noFill/>
                    </a:ln>
                  </pic:spPr>
                </pic:pic>
              </a:graphicData>
            </a:graphic>
          </wp:inline>
        </w:drawing>
      </w:r>
      <w:r w:rsidRPr="001F0710">
        <w:rPr>
          <w:b/>
          <w:bCs/>
          <w:color w:val="000000"/>
          <w:sz w:val="28"/>
          <w:szCs w:val="28"/>
        </w:rPr>
        <w:br/>
        <w:t xml:space="preserve"> </w:t>
      </w:r>
    </w:p>
    <w:p w14:paraId="017580B6" w14:textId="1CB50502" w:rsidR="00E06AE1" w:rsidRPr="001F0710" w:rsidRDefault="00E06AE1" w:rsidP="00E06AE1">
      <w:pPr>
        <w:pStyle w:val="NormalWeb"/>
        <w:spacing w:before="195" w:after="0" w:line="276" w:lineRule="auto"/>
        <w:ind w:left="720" w:right="643"/>
        <w:jc w:val="center"/>
        <w:rPr>
          <w:color w:val="000000"/>
          <w:sz w:val="28"/>
          <w:szCs w:val="28"/>
        </w:rPr>
      </w:pPr>
      <w:r w:rsidRPr="001F0710">
        <w:rPr>
          <w:color w:val="000000"/>
          <w:sz w:val="28"/>
          <w:szCs w:val="28"/>
        </w:rPr>
        <w:t>Figure 3.9 Heap Sort Algorithm</w:t>
      </w:r>
    </w:p>
    <w:p w14:paraId="506E37AB" w14:textId="77777777" w:rsidR="00CE5DB5" w:rsidRPr="001F0710" w:rsidRDefault="00CE5DB5" w:rsidP="0088565D">
      <w:pPr>
        <w:pStyle w:val="NormalWeb"/>
        <w:spacing w:before="195" w:after="0" w:line="276" w:lineRule="auto"/>
        <w:ind w:left="720" w:right="643"/>
        <w:rPr>
          <w:b/>
          <w:bCs/>
          <w:color w:val="000000"/>
          <w:sz w:val="28"/>
          <w:szCs w:val="28"/>
        </w:rPr>
      </w:pPr>
    </w:p>
    <w:p w14:paraId="3E95F866" w14:textId="77777777" w:rsidR="00CE5DB5" w:rsidRPr="001F0710" w:rsidRDefault="00CE5DB5" w:rsidP="0088565D">
      <w:pPr>
        <w:pStyle w:val="NormalWeb"/>
        <w:spacing w:before="195" w:after="0" w:line="276" w:lineRule="auto"/>
        <w:ind w:left="720" w:right="643"/>
        <w:rPr>
          <w:b/>
          <w:bCs/>
          <w:color w:val="000000"/>
          <w:sz w:val="28"/>
          <w:szCs w:val="28"/>
        </w:rPr>
      </w:pPr>
    </w:p>
    <w:p w14:paraId="047C3E2E" w14:textId="77777777" w:rsidR="00CE5DB5" w:rsidRPr="001F0710" w:rsidRDefault="00CE5DB5" w:rsidP="0088565D">
      <w:pPr>
        <w:pStyle w:val="NormalWeb"/>
        <w:spacing w:before="195" w:after="0" w:line="276" w:lineRule="auto"/>
        <w:ind w:left="720" w:right="643"/>
        <w:rPr>
          <w:b/>
          <w:bCs/>
          <w:color w:val="000000"/>
          <w:sz w:val="28"/>
          <w:szCs w:val="28"/>
        </w:rPr>
      </w:pPr>
    </w:p>
    <w:p w14:paraId="597CBB79" w14:textId="77777777" w:rsidR="00CE5DB5" w:rsidRPr="001F0710" w:rsidRDefault="00CE5DB5">
      <w:pPr>
        <w:rPr>
          <w:rFonts w:ascii="Times New Roman" w:eastAsia="Times New Roman" w:hAnsi="Times New Roman" w:cs="Times New Roman"/>
          <w:b/>
          <w:bCs/>
          <w:color w:val="000000"/>
          <w:sz w:val="28"/>
          <w:szCs w:val="28"/>
          <w:lang w:eastAsia="en-IN"/>
        </w:rPr>
      </w:pPr>
      <w:r w:rsidRPr="001F0710">
        <w:rPr>
          <w:rFonts w:ascii="Times New Roman" w:hAnsi="Times New Roman" w:cs="Times New Roman"/>
          <w:b/>
          <w:bCs/>
          <w:color w:val="000000"/>
          <w:sz w:val="28"/>
          <w:szCs w:val="28"/>
        </w:rPr>
        <w:br w:type="page"/>
      </w:r>
    </w:p>
    <w:p w14:paraId="277AC4F0" w14:textId="2D6A138C" w:rsidR="00CE5DB5" w:rsidRPr="001F0710" w:rsidRDefault="00CE5DB5" w:rsidP="0088565D">
      <w:pPr>
        <w:pStyle w:val="NormalWeb"/>
        <w:spacing w:before="195" w:after="0" w:line="276" w:lineRule="auto"/>
        <w:ind w:left="720" w:right="643"/>
        <w:rPr>
          <w:b/>
          <w:bCs/>
          <w:color w:val="000000"/>
          <w:sz w:val="28"/>
          <w:szCs w:val="28"/>
        </w:rPr>
      </w:pPr>
      <w:r w:rsidRPr="001F0710">
        <w:rPr>
          <w:b/>
          <w:bCs/>
          <w:color w:val="000000"/>
          <w:sz w:val="28"/>
          <w:szCs w:val="28"/>
        </w:rPr>
        <w:lastRenderedPageBreak/>
        <w:t xml:space="preserve">Sudoku Backtracking </w:t>
      </w:r>
      <w:proofErr w:type="gramStart"/>
      <w:r w:rsidRPr="001F0710">
        <w:rPr>
          <w:b/>
          <w:bCs/>
          <w:color w:val="000000"/>
          <w:sz w:val="28"/>
          <w:szCs w:val="28"/>
        </w:rPr>
        <w:t>Algorithm :</w:t>
      </w:r>
      <w:proofErr w:type="gramEnd"/>
      <w:r w:rsidRPr="001F0710">
        <w:rPr>
          <w:b/>
          <w:bCs/>
          <w:color w:val="000000"/>
          <w:sz w:val="28"/>
          <w:szCs w:val="28"/>
        </w:rPr>
        <w:t xml:space="preserve"> </w:t>
      </w:r>
    </w:p>
    <w:p w14:paraId="77AF9A8C" w14:textId="44AC06E3" w:rsidR="00CE5DB5" w:rsidRPr="001F0710" w:rsidRDefault="00CE5DB5" w:rsidP="0088565D">
      <w:pPr>
        <w:pStyle w:val="NormalWeb"/>
        <w:spacing w:before="195" w:after="0" w:line="276" w:lineRule="auto"/>
        <w:ind w:left="720" w:right="643"/>
        <w:rPr>
          <w:b/>
          <w:bCs/>
          <w:color w:val="000000"/>
          <w:sz w:val="28"/>
          <w:szCs w:val="28"/>
        </w:rPr>
      </w:pPr>
      <w:r w:rsidRPr="001F0710">
        <w:rPr>
          <w:noProof/>
        </w:rPr>
        <w:drawing>
          <wp:inline distT="0" distB="0" distL="0" distR="0" wp14:anchorId="462F9D15" wp14:editId="07DB684C">
            <wp:extent cx="5272644" cy="7908925"/>
            <wp:effectExtent l="0" t="0" r="4445" b="0"/>
            <wp:docPr id="19" name="Picture 19" descr="Sudoku Algorithm: Generates a Valid Sudoku in 0.018 seconds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udoku Algorithm: Generates a Valid Sudoku in 0.018 seconds - CodeProj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7368" cy="7916011"/>
                    </a:xfrm>
                    <a:prstGeom prst="rect">
                      <a:avLst/>
                    </a:prstGeom>
                    <a:noFill/>
                    <a:ln>
                      <a:noFill/>
                    </a:ln>
                  </pic:spPr>
                </pic:pic>
              </a:graphicData>
            </a:graphic>
          </wp:inline>
        </w:drawing>
      </w:r>
    </w:p>
    <w:p w14:paraId="678DEC79" w14:textId="2A82612B" w:rsidR="00E06AE1" w:rsidRPr="001F0710" w:rsidRDefault="00E06AE1" w:rsidP="00E06AE1">
      <w:pPr>
        <w:pStyle w:val="NormalWeb"/>
        <w:spacing w:before="195" w:after="0" w:line="276" w:lineRule="auto"/>
        <w:ind w:left="2160" w:right="643" w:firstLine="720"/>
        <w:rPr>
          <w:color w:val="000000"/>
          <w:sz w:val="28"/>
          <w:szCs w:val="28"/>
        </w:rPr>
      </w:pPr>
      <w:r w:rsidRPr="001F0710">
        <w:rPr>
          <w:color w:val="000000"/>
          <w:sz w:val="28"/>
          <w:szCs w:val="28"/>
        </w:rPr>
        <w:t>Figure 3.10 Sudoku Backtracking Algorithm</w:t>
      </w:r>
    </w:p>
    <w:p w14:paraId="169118E5" w14:textId="4AB5DA7D" w:rsidR="00CE5DB5" w:rsidRPr="001F0710" w:rsidRDefault="00CE5DB5">
      <w:pPr>
        <w:rPr>
          <w:rFonts w:ascii="Times New Roman" w:eastAsia="Times New Roman" w:hAnsi="Times New Roman" w:cs="Times New Roman"/>
          <w:b/>
          <w:bCs/>
          <w:color w:val="000000"/>
          <w:sz w:val="28"/>
          <w:szCs w:val="28"/>
          <w:lang w:eastAsia="en-IN"/>
        </w:rPr>
      </w:pPr>
    </w:p>
    <w:p w14:paraId="47272B11" w14:textId="64BEA444" w:rsidR="00CE5DB5" w:rsidRPr="001F0710" w:rsidRDefault="00CE5DB5" w:rsidP="0088565D">
      <w:pPr>
        <w:pStyle w:val="NormalWeb"/>
        <w:spacing w:before="195" w:after="0" w:line="276" w:lineRule="auto"/>
        <w:ind w:left="720" w:right="643"/>
        <w:rPr>
          <w:b/>
          <w:bCs/>
          <w:color w:val="000000"/>
          <w:sz w:val="28"/>
          <w:szCs w:val="28"/>
        </w:rPr>
      </w:pPr>
      <w:r w:rsidRPr="001F0710">
        <w:rPr>
          <w:b/>
          <w:bCs/>
          <w:color w:val="000000"/>
          <w:sz w:val="28"/>
          <w:szCs w:val="28"/>
        </w:rPr>
        <w:t>N-Queen Algorithm:</w:t>
      </w:r>
    </w:p>
    <w:p w14:paraId="00B0B5B3" w14:textId="15D0970A" w:rsidR="00CE5DB5" w:rsidRPr="001F0710" w:rsidRDefault="00CE5DB5" w:rsidP="0088565D">
      <w:pPr>
        <w:pStyle w:val="NormalWeb"/>
        <w:spacing w:before="195" w:after="0" w:line="276" w:lineRule="auto"/>
        <w:ind w:left="720" w:right="643"/>
        <w:rPr>
          <w:b/>
          <w:bCs/>
          <w:color w:val="000000"/>
          <w:sz w:val="28"/>
          <w:szCs w:val="28"/>
        </w:rPr>
      </w:pPr>
      <w:r w:rsidRPr="001F0710">
        <w:rPr>
          <w:noProof/>
        </w:rPr>
        <w:drawing>
          <wp:inline distT="0" distB="0" distL="0" distR="0" wp14:anchorId="130EF478" wp14:editId="5E8E57F1">
            <wp:extent cx="5731510" cy="4176395"/>
            <wp:effectExtent l="0" t="0" r="2540" b="0"/>
            <wp:docPr id="20" name="Picture 20" descr="Backtracking Example - The N Queens Problem | CodeAh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acktracking Example - The N Queens Problem | CodeAho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176395"/>
                    </a:xfrm>
                    <a:prstGeom prst="rect">
                      <a:avLst/>
                    </a:prstGeom>
                    <a:noFill/>
                    <a:ln>
                      <a:noFill/>
                    </a:ln>
                  </pic:spPr>
                </pic:pic>
              </a:graphicData>
            </a:graphic>
          </wp:inline>
        </w:drawing>
      </w:r>
    </w:p>
    <w:p w14:paraId="5EB5D7C5" w14:textId="2EDACBA9" w:rsidR="00E06AE1" w:rsidRPr="001F0710" w:rsidRDefault="00E06AE1" w:rsidP="00E06AE1">
      <w:pPr>
        <w:pStyle w:val="NormalWeb"/>
        <w:spacing w:before="195" w:after="0" w:line="276" w:lineRule="auto"/>
        <w:ind w:left="720" w:right="643"/>
        <w:jc w:val="center"/>
        <w:rPr>
          <w:color w:val="000000"/>
          <w:sz w:val="28"/>
          <w:szCs w:val="28"/>
        </w:rPr>
      </w:pPr>
      <w:r w:rsidRPr="001F0710">
        <w:rPr>
          <w:color w:val="000000"/>
          <w:sz w:val="28"/>
          <w:szCs w:val="28"/>
        </w:rPr>
        <w:t>Figure 3</w:t>
      </w:r>
      <w:r w:rsidR="00186D2B" w:rsidRPr="001F0710">
        <w:rPr>
          <w:color w:val="000000"/>
          <w:sz w:val="28"/>
          <w:szCs w:val="28"/>
        </w:rPr>
        <w:t>.11</w:t>
      </w:r>
      <w:r w:rsidRPr="001F0710">
        <w:rPr>
          <w:color w:val="000000"/>
          <w:sz w:val="28"/>
          <w:szCs w:val="28"/>
        </w:rPr>
        <w:t xml:space="preserve"> </w:t>
      </w:r>
      <w:r w:rsidR="00186D2B" w:rsidRPr="001F0710">
        <w:rPr>
          <w:color w:val="000000"/>
          <w:sz w:val="28"/>
          <w:szCs w:val="28"/>
        </w:rPr>
        <w:t>N-queen</w:t>
      </w:r>
      <w:r w:rsidRPr="001F0710">
        <w:rPr>
          <w:color w:val="000000"/>
          <w:sz w:val="28"/>
          <w:szCs w:val="28"/>
        </w:rPr>
        <w:t xml:space="preserve"> Algorithm</w:t>
      </w:r>
    </w:p>
    <w:p w14:paraId="4A7DFF3E" w14:textId="77777777" w:rsidR="00E06AE1" w:rsidRPr="001F0710" w:rsidRDefault="00E06AE1" w:rsidP="0088565D">
      <w:pPr>
        <w:pStyle w:val="NormalWeb"/>
        <w:spacing w:before="195" w:after="0" w:line="276" w:lineRule="auto"/>
        <w:ind w:left="720" w:right="643"/>
        <w:rPr>
          <w:b/>
          <w:bCs/>
          <w:color w:val="000000"/>
          <w:sz w:val="28"/>
          <w:szCs w:val="28"/>
        </w:rPr>
      </w:pPr>
    </w:p>
    <w:p w14:paraId="6802DA36" w14:textId="77777777" w:rsidR="00186D2B" w:rsidRPr="001F0710" w:rsidRDefault="00186D2B" w:rsidP="00887F98">
      <w:pPr>
        <w:pStyle w:val="NormalWeb"/>
        <w:spacing w:before="195" w:after="0" w:line="276" w:lineRule="auto"/>
        <w:ind w:left="720" w:right="643"/>
        <w:rPr>
          <w:b/>
          <w:bCs/>
          <w:color w:val="000000"/>
          <w:sz w:val="28"/>
          <w:szCs w:val="28"/>
        </w:rPr>
      </w:pPr>
    </w:p>
    <w:p w14:paraId="7A0801A7" w14:textId="77777777" w:rsidR="00186D2B" w:rsidRPr="001F0710" w:rsidRDefault="00186D2B" w:rsidP="00887F98">
      <w:pPr>
        <w:pStyle w:val="NormalWeb"/>
        <w:spacing w:before="195" w:after="0" w:line="276" w:lineRule="auto"/>
        <w:ind w:left="720" w:right="643"/>
        <w:rPr>
          <w:b/>
          <w:bCs/>
          <w:color w:val="000000"/>
          <w:sz w:val="28"/>
          <w:szCs w:val="28"/>
        </w:rPr>
      </w:pPr>
    </w:p>
    <w:p w14:paraId="1577ED4C" w14:textId="77777777" w:rsidR="00186D2B" w:rsidRPr="001F0710" w:rsidRDefault="00186D2B" w:rsidP="00887F98">
      <w:pPr>
        <w:pStyle w:val="NormalWeb"/>
        <w:spacing w:before="195" w:after="0" w:line="276" w:lineRule="auto"/>
        <w:ind w:left="720" w:right="643"/>
        <w:rPr>
          <w:b/>
          <w:bCs/>
          <w:color w:val="000000"/>
          <w:sz w:val="28"/>
          <w:szCs w:val="28"/>
        </w:rPr>
      </w:pPr>
    </w:p>
    <w:p w14:paraId="3D347AFC" w14:textId="77777777" w:rsidR="00186D2B" w:rsidRPr="001F0710" w:rsidRDefault="00186D2B" w:rsidP="00887F98">
      <w:pPr>
        <w:pStyle w:val="NormalWeb"/>
        <w:spacing w:before="195" w:after="0" w:line="276" w:lineRule="auto"/>
        <w:ind w:left="720" w:right="643"/>
        <w:rPr>
          <w:b/>
          <w:bCs/>
          <w:color w:val="000000"/>
          <w:sz w:val="28"/>
          <w:szCs w:val="28"/>
        </w:rPr>
      </w:pPr>
    </w:p>
    <w:p w14:paraId="52601725" w14:textId="77777777" w:rsidR="00186D2B" w:rsidRPr="001F0710" w:rsidRDefault="00186D2B" w:rsidP="00887F98">
      <w:pPr>
        <w:pStyle w:val="NormalWeb"/>
        <w:spacing w:before="195" w:after="0" w:line="276" w:lineRule="auto"/>
        <w:ind w:left="720" w:right="643"/>
        <w:rPr>
          <w:b/>
          <w:bCs/>
          <w:color w:val="000000"/>
          <w:sz w:val="28"/>
          <w:szCs w:val="28"/>
        </w:rPr>
      </w:pPr>
    </w:p>
    <w:p w14:paraId="73B2B601" w14:textId="77777777" w:rsidR="00186D2B" w:rsidRPr="001F0710" w:rsidRDefault="00186D2B" w:rsidP="00887F98">
      <w:pPr>
        <w:pStyle w:val="NormalWeb"/>
        <w:spacing w:before="195" w:after="0" w:line="276" w:lineRule="auto"/>
        <w:ind w:left="720" w:right="643"/>
        <w:rPr>
          <w:b/>
          <w:bCs/>
          <w:color w:val="000000"/>
          <w:sz w:val="28"/>
          <w:szCs w:val="28"/>
        </w:rPr>
      </w:pPr>
    </w:p>
    <w:p w14:paraId="751F5647" w14:textId="77777777" w:rsidR="00186D2B" w:rsidRPr="001F0710" w:rsidRDefault="00186D2B" w:rsidP="00887F98">
      <w:pPr>
        <w:pStyle w:val="NormalWeb"/>
        <w:spacing w:before="195" w:after="0" w:line="276" w:lineRule="auto"/>
        <w:ind w:left="720" w:right="643"/>
        <w:rPr>
          <w:b/>
          <w:bCs/>
          <w:color w:val="000000"/>
          <w:sz w:val="28"/>
          <w:szCs w:val="28"/>
        </w:rPr>
      </w:pPr>
    </w:p>
    <w:p w14:paraId="258EA19B" w14:textId="29FD4A7D" w:rsidR="00887F98" w:rsidRPr="001F0710" w:rsidRDefault="00CE5DB5" w:rsidP="00887F98">
      <w:pPr>
        <w:pStyle w:val="NormalWeb"/>
        <w:spacing w:before="195" w:after="0" w:line="276" w:lineRule="auto"/>
        <w:ind w:left="720" w:right="643"/>
        <w:rPr>
          <w:b/>
          <w:bCs/>
          <w:color w:val="000000"/>
          <w:sz w:val="28"/>
          <w:szCs w:val="28"/>
        </w:rPr>
      </w:pPr>
      <w:r w:rsidRPr="001F0710">
        <w:rPr>
          <w:b/>
          <w:bCs/>
          <w:color w:val="000000"/>
          <w:sz w:val="28"/>
          <w:szCs w:val="28"/>
        </w:rPr>
        <w:lastRenderedPageBreak/>
        <w:t xml:space="preserve">Knights </w:t>
      </w:r>
      <w:proofErr w:type="gramStart"/>
      <w:r w:rsidRPr="001F0710">
        <w:rPr>
          <w:b/>
          <w:bCs/>
          <w:color w:val="000000"/>
          <w:sz w:val="28"/>
          <w:szCs w:val="28"/>
        </w:rPr>
        <w:t>Tour :</w:t>
      </w:r>
      <w:proofErr w:type="gramEnd"/>
    </w:p>
    <w:p w14:paraId="5A85A433" w14:textId="46BEECC8" w:rsidR="00CE5DB5" w:rsidRPr="001F0710" w:rsidRDefault="00CE5DB5" w:rsidP="0088565D">
      <w:pPr>
        <w:pStyle w:val="NormalWeb"/>
        <w:spacing w:before="195" w:after="0" w:line="276" w:lineRule="auto"/>
        <w:ind w:left="720" w:right="643"/>
        <w:rPr>
          <w:b/>
          <w:bCs/>
          <w:color w:val="000000"/>
          <w:sz w:val="28"/>
          <w:szCs w:val="28"/>
        </w:rPr>
      </w:pPr>
      <w:r w:rsidRPr="001F0710">
        <w:rPr>
          <w:noProof/>
        </w:rPr>
        <w:drawing>
          <wp:inline distT="0" distB="0" distL="0" distR="0" wp14:anchorId="469E44BB" wp14:editId="3739620B">
            <wp:extent cx="4762005" cy="3360420"/>
            <wp:effectExtent l="0" t="0" r="635" b="0"/>
            <wp:docPr id="22" name="Picture 22" descr="knight-tour · GitHub Topics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knight-tour · GitHub Topics · GitHu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6019" cy="3405593"/>
                    </a:xfrm>
                    <a:prstGeom prst="rect">
                      <a:avLst/>
                    </a:prstGeom>
                    <a:noFill/>
                    <a:ln>
                      <a:noFill/>
                    </a:ln>
                  </pic:spPr>
                </pic:pic>
              </a:graphicData>
            </a:graphic>
          </wp:inline>
        </w:drawing>
      </w:r>
    </w:p>
    <w:p w14:paraId="53907660" w14:textId="7EDDD22E" w:rsidR="00186D2B" w:rsidRPr="001F0710" w:rsidRDefault="00186D2B" w:rsidP="00186D2B">
      <w:pPr>
        <w:pStyle w:val="NormalWeb"/>
        <w:spacing w:before="195" w:after="0" w:line="276" w:lineRule="auto"/>
        <w:ind w:left="720" w:right="643"/>
        <w:jc w:val="center"/>
        <w:rPr>
          <w:color w:val="000000"/>
          <w:sz w:val="28"/>
          <w:szCs w:val="28"/>
        </w:rPr>
      </w:pPr>
      <w:r w:rsidRPr="001F0710">
        <w:rPr>
          <w:color w:val="000000"/>
          <w:sz w:val="28"/>
          <w:szCs w:val="28"/>
        </w:rPr>
        <w:t xml:space="preserve">Figure 3.12 Knights Tour </w:t>
      </w:r>
    </w:p>
    <w:p w14:paraId="364D6E62" w14:textId="77777777" w:rsidR="00186D2B" w:rsidRPr="001F0710" w:rsidRDefault="00186D2B" w:rsidP="0088565D">
      <w:pPr>
        <w:pStyle w:val="NormalWeb"/>
        <w:spacing w:before="195" w:after="0" w:line="276" w:lineRule="auto"/>
        <w:ind w:left="720" w:right="643"/>
        <w:rPr>
          <w:b/>
          <w:bCs/>
          <w:color w:val="000000"/>
          <w:sz w:val="28"/>
          <w:szCs w:val="28"/>
        </w:rPr>
      </w:pPr>
    </w:p>
    <w:p w14:paraId="75A8FF67" w14:textId="77777777" w:rsidR="00186D2B" w:rsidRPr="001F0710" w:rsidRDefault="00186D2B" w:rsidP="00887F98">
      <w:pPr>
        <w:pStyle w:val="NormalWeb"/>
        <w:spacing w:before="0" w:beforeAutospacing="0" w:after="0" w:afterAutospacing="0"/>
        <w:ind w:left="720"/>
        <w:rPr>
          <w:b/>
          <w:bCs/>
          <w:color w:val="000000"/>
          <w:sz w:val="36"/>
          <w:szCs w:val="36"/>
        </w:rPr>
      </w:pPr>
    </w:p>
    <w:p w14:paraId="148FC7F5" w14:textId="77777777" w:rsidR="00186D2B" w:rsidRPr="001F0710" w:rsidRDefault="00186D2B" w:rsidP="00887F98">
      <w:pPr>
        <w:pStyle w:val="NormalWeb"/>
        <w:spacing w:before="0" w:beforeAutospacing="0" w:after="0" w:afterAutospacing="0"/>
        <w:ind w:left="720"/>
        <w:rPr>
          <w:b/>
          <w:bCs/>
          <w:color w:val="000000"/>
          <w:sz w:val="36"/>
          <w:szCs w:val="36"/>
        </w:rPr>
      </w:pPr>
    </w:p>
    <w:p w14:paraId="1BF7F2C5" w14:textId="77777777" w:rsidR="00186D2B" w:rsidRPr="001F0710" w:rsidRDefault="00186D2B">
      <w:pPr>
        <w:rPr>
          <w:rFonts w:ascii="Times New Roman" w:eastAsia="Times New Roman" w:hAnsi="Times New Roman" w:cs="Times New Roman"/>
          <w:b/>
          <w:bCs/>
          <w:color w:val="000000"/>
          <w:sz w:val="36"/>
          <w:szCs w:val="36"/>
          <w:lang w:eastAsia="en-IN"/>
        </w:rPr>
      </w:pPr>
      <w:r w:rsidRPr="001F0710">
        <w:rPr>
          <w:rFonts w:ascii="Times New Roman" w:hAnsi="Times New Roman" w:cs="Times New Roman"/>
          <w:b/>
          <w:bCs/>
          <w:color w:val="000000"/>
          <w:sz w:val="36"/>
          <w:szCs w:val="36"/>
        </w:rPr>
        <w:br w:type="page"/>
      </w:r>
    </w:p>
    <w:p w14:paraId="1C5BE120" w14:textId="442D613B" w:rsidR="00FD355A" w:rsidRPr="001F0710" w:rsidRDefault="00FD355A" w:rsidP="00887F98">
      <w:pPr>
        <w:pStyle w:val="NormalWeb"/>
        <w:spacing w:before="0" w:beforeAutospacing="0" w:after="0" w:afterAutospacing="0"/>
        <w:ind w:left="720"/>
      </w:pPr>
      <w:r w:rsidRPr="001F0710">
        <w:rPr>
          <w:b/>
          <w:bCs/>
          <w:color w:val="000000"/>
          <w:sz w:val="36"/>
          <w:szCs w:val="36"/>
        </w:rPr>
        <w:lastRenderedPageBreak/>
        <w:t>3.</w:t>
      </w:r>
      <w:r w:rsidR="006719C7" w:rsidRPr="001F0710">
        <w:rPr>
          <w:b/>
          <w:bCs/>
          <w:color w:val="000000"/>
          <w:sz w:val="36"/>
          <w:szCs w:val="36"/>
        </w:rPr>
        <w:t>3</w:t>
      </w:r>
      <w:r w:rsidRPr="001F0710">
        <w:rPr>
          <w:b/>
          <w:bCs/>
          <w:color w:val="000000"/>
          <w:sz w:val="36"/>
          <w:szCs w:val="36"/>
        </w:rPr>
        <w:t xml:space="preserve"> </w:t>
      </w:r>
      <w:r w:rsidRPr="001F0710">
        <w:rPr>
          <w:b/>
          <w:bCs/>
          <w:color w:val="000000"/>
          <w:sz w:val="36"/>
          <w:szCs w:val="36"/>
        </w:rPr>
        <w:t xml:space="preserve">System </w:t>
      </w:r>
      <w:proofErr w:type="gramStart"/>
      <w:r w:rsidRPr="001F0710">
        <w:rPr>
          <w:b/>
          <w:bCs/>
          <w:color w:val="000000"/>
          <w:sz w:val="36"/>
          <w:szCs w:val="36"/>
        </w:rPr>
        <w:t>Requirements(</w:t>
      </w:r>
      <w:proofErr w:type="gramEnd"/>
      <w:r w:rsidRPr="001F0710">
        <w:rPr>
          <w:b/>
          <w:bCs/>
          <w:color w:val="000000"/>
          <w:sz w:val="36"/>
          <w:szCs w:val="36"/>
        </w:rPr>
        <w:t>Hardware and Software)</w:t>
      </w:r>
    </w:p>
    <w:p w14:paraId="0BD84FE3" w14:textId="77777777" w:rsidR="00FD355A" w:rsidRPr="001F0710" w:rsidRDefault="00FD355A" w:rsidP="00887F98">
      <w:pPr>
        <w:pStyle w:val="NormalWeb"/>
        <w:spacing w:before="412" w:beforeAutospacing="0" w:after="0" w:afterAutospacing="0"/>
        <w:ind w:left="720"/>
      </w:pPr>
      <w:r w:rsidRPr="001F0710">
        <w:rPr>
          <w:color w:val="000000"/>
          <w:sz w:val="30"/>
          <w:szCs w:val="30"/>
        </w:rPr>
        <w:t>Here are the system requirements to use AI Playground: </w:t>
      </w:r>
    </w:p>
    <w:p w14:paraId="047D60FB" w14:textId="05C05F23" w:rsidR="00FD355A" w:rsidRPr="001F0710" w:rsidRDefault="00FD355A" w:rsidP="00887F98">
      <w:pPr>
        <w:pStyle w:val="NormalWeb"/>
        <w:spacing w:before="390" w:beforeAutospacing="0" w:after="0" w:afterAutospacing="0"/>
        <w:ind w:left="720" w:right="545"/>
        <w:jc w:val="center"/>
      </w:pPr>
      <w:r w:rsidRPr="001F0710">
        <w:rPr>
          <w:noProof/>
          <w:color w:val="000000"/>
          <w:sz w:val="30"/>
          <w:szCs w:val="30"/>
          <w:bdr w:val="none" w:sz="0" w:space="0" w:color="auto" w:frame="1"/>
        </w:rPr>
        <w:drawing>
          <wp:inline distT="0" distB="0" distL="0" distR="0" wp14:anchorId="744F2C1A" wp14:editId="414B76C1">
            <wp:extent cx="5628904" cy="29711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29371" cy="2971412"/>
                    </a:xfrm>
                    <a:prstGeom prst="rect">
                      <a:avLst/>
                    </a:prstGeom>
                    <a:noFill/>
                    <a:ln>
                      <a:noFill/>
                    </a:ln>
                  </pic:spPr>
                </pic:pic>
              </a:graphicData>
            </a:graphic>
          </wp:inline>
        </w:drawing>
      </w:r>
      <w:r w:rsidRPr="001F0710">
        <w:rPr>
          <w:color w:val="000000"/>
          <w:sz w:val="28"/>
          <w:szCs w:val="28"/>
        </w:rPr>
        <w:t>Figure 3.</w:t>
      </w:r>
      <w:r w:rsidR="00186D2B" w:rsidRPr="001F0710">
        <w:rPr>
          <w:color w:val="000000"/>
          <w:sz w:val="28"/>
          <w:szCs w:val="28"/>
        </w:rPr>
        <w:t>13</w:t>
      </w:r>
      <w:r w:rsidRPr="001F0710">
        <w:rPr>
          <w:color w:val="000000"/>
          <w:sz w:val="28"/>
          <w:szCs w:val="28"/>
        </w:rPr>
        <w:t xml:space="preserve"> System Requirements</w:t>
      </w:r>
    </w:p>
    <w:p w14:paraId="2590ED14" w14:textId="77777777" w:rsidR="000B354A" w:rsidRPr="001F0710" w:rsidRDefault="000B354A" w:rsidP="000B354A">
      <w:pPr>
        <w:pStyle w:val="NormalWeb"/>
        <w:spacing w:before="195" w:after="0" w:line="276" w:lineRule="auto"/>
        <w:ind w:right="643" w:firstLine="720"/>
        <w:rPr>
          <w:b/>
          <w:bCs/>
          <w:color w:val="000000"/>
          <w:sz w:val="36"/>
          <w:szCs w:val="36"/>
        </w:rPr>
      </w:pPr>
      <w:r w:rsidRPr="001F0710">
        <w:rPr>
          <w:b/>
          <w:bCs/>
          <w:color w:val="000000"/>
          <w:sz w:val="36"/>
          <w:szCs w:val="36"/>
        </w:rPr>
        <w:t>3.4 Fundamental Model</w:t>
      </w:r>
    </w:p>
    <w:p w14:paraId="07AF7428" w14:textId="00561AB8" w:rsidR="00887F98" w:rsidRPr="001F0710" w:rsidRDefault="000B354A" w:rsidP="000B354A">
      <w:pPr>
        <w:pStyle w:val="NormalWeb"/>
        <w:spacing w:before="195" w:after="0" w:line="276" w:lineRule="auto"/>
        <w:ind w:right="643" w:firstLine="720"/>
        <w:rPr>
          <w:b/>
          <w:bCs/>
          <w:color w:val="000000"/>
          <w:sz w:val="32"/>
          <w:szCs w:val="32"/>
        </w:rPr>
      </w:pPr>
      <w:r w:rsidRPr="001F0710">
        <w:rPr>
          <w:b/>
          <w:bCs/>
          <w:color w:val="000000"/>
          <w:sz w:val="32"/>
          <w:szCs w:val="32"/>
        </w:rPr>
        <w:t>3.4.1</w:t>
      </w:r>
      <w:r w:rsidRPr="001F0710">
        <w:rPr>
          <w:b/>
          <w:bCs/>
          <w:color w:val="000000"/>
          <w:sz w:val="36"/>
          <w:szCs w:val="36"/>
        </w:rPr>
        <w:tab/>
      </w:r>
      <w:r w:rsidRPr="001F0710">
        <w:rPr>
          <w:b/>
          <w:bCs/>
          <w:color w:val="000000"/>
          <w:sz w:val="32"/>
          <w:szCs w:val="32"/>
        </w:rPr>
        <w:t>Data Flow Model</w:t>
      </w:r>
    </w:p>
    <w:p w14:paraId="024BAA9D" w14:textId="3FFA87BB" w:rsidR="000B354A" w:rsidRPr="001F0710" w:rsidRDefault="000B354A" w:rsidP="000B354A">
      <w:pPr>
        <w:pStyle w:val="NormalWeb"/>
        <w:spacing w:before="195" w:after="0" w:line="276" w:lineRule="auto"/>
        <w:ind w:left="720" w:right="643"/>
        <w:jc w:val="both"/>
        <w:rPr>
          <w:color w:val="000000"/>
          <w:sz w:val="28"/>
          <w:szCs w:val="28"/>
        </w:rPr>
      </w:pPr>
      <w:r w:rsidRPr="001F0710">
        <w:rPr>
          <w:color w:val="000000"/>
          <w:sz w:val="28"/>
          <w:szCs w:val="28"/>
        </w:rPr>
        <w:t>Data Flow Diagram (DFD) shows graphical representation of the</w:t>
      </w:r>
      <w:r w:rsidRPr="001F0710">
        <w:rPr>
          <w:color w:val="000000"/>
          <w:sz w:val="28"/>
          <w:szCs w:val="28"/>
        </w:rPr>
        <w:t xml:space="preserve"> </w:t>
      </w:r>
      <w:r w:rsidRPr="001F0710">
        <w:rPr>
          <w:color w:val="000000"/>
          <w:sz w:val="28"/>
          <w:szCs w:val="28"/>
        </w:rPr>
        <w:t>flow” of data through an</w:t>
      </w:r>
      <w:r w:rsidRPr="001F0710">
        <w:rPr>
          <w:color w:val="000000"/>
          <w:sz w:val="28"/>
          <w:szCs w:val="28"/>
        </w:rPr>
        <w:t xml:space="preserve"> </w:t>
      </w:r>
      <w:r w:rsidRPr="001F0710">
        <w:rPr>
          <w:color w:val="000000"/>
          <w:sz w:val="28"/>
          <w:szCs w:val="28"/>
        </w:rPr>
        <w:t xml:space="preserve">information system, modelling its </w:t>
      </w:r>
      <w:r w:rsidRPr="001F0710">
        <w:rPr>
          <w:color w:val="000000"/>
          <w:sz w:val="28"/>
          <w:szCs w:val="28"/>
        </w:rPr>
        <w:t xml:space="preserve">process </w:t>
      </w:r>
      <w:r w:rsidRPr="001F0710">
        <w:rPr>
          <w:color w:val="000000"/>
          <w:sz w:val="28"/>
          <w:szCs w:val="28"/>
        </w:rPr>
        <w:t>aspects. It includes data inputs and outputs, data</w:t>
      </w:r>
      <w:r w:rsidRPr="001F0710">
        <w:rPr>
          <w:color w:val="000000"/>
          <w:sz w:val="28"/>
          <w:szCs w:val="28"/>
        </w:rPr>
        <w:t xml:space="preserve"> </w:t>
      </w:r>
      <w:r w:rsidRPr="001F0710">
        <w:rPr>
          <w:color w:val="000000"/>
          <w:sz w:val="28"/>
          <w:szCs w:val="28"/>
        </w:rPr>
        <w:t>stores, and the various subprocesses the data moves through. DFDs are built using</w:t>
      </w:r>
      <w:r w:rsidRPr="001F0710">
        <w:rPr>
          <w:color w:val="000000"/>
          <w:sz w:val="28"/>
          <w:szCs w:val="28"/>
        </w:rPr>
        <w:t xml:space="preserve"> </w:t>
      </w:r>
      <w:r w:rsidRPr="001F0710">
        <w:rPr>
          <w:color w:val="000000"/>
          <w:sz w:val="28"/>
          <w:szCs w:val="28"/>
        </w:rPr>
        <w:t>standardized symbols and notation to describe various entities and their relationships.</w:t>
      </w:r>
      <w:r w:rsidR="00D76C2D" w:rsidRPr="001F0710">
        <w:rPr>
          <w:color w:val="000000"/>
          <w:sz w:val="28"/>
          <w:szCs w:val="28"/>
        </w:rPr>
        <w:br/>
      </w:r>
      <w:r w:rsidR="00D76C2D" w:rsidRPr="001F0710">
        <w:rPr>
          <w:color w:val="000000"/>
          <w:sz w:val="28"/>
          <w:szCs w:val="28"/>
        </w:rPr>
        <w:br/>
      </w:r>
      <w:r w:rsidR="00D76C2D" w:rsidRPr="001F0710">
        <w:rPr>
          <w:color w:val="000000"/>
          <w:sz w:val="28"/>
          <w:szCs w:val="28"/>
        </w:rPr>
        <w:br/>
      </w:r>
      <w:r w:rsidR="00D76C2D" w:rsidRPr="001F0710">
        <w:rPr>
          <w:color w:val="000000"/>
          <w:sz w:val="28"/>
          <w:szCs w:val="28"/>
        </w:rPr>
        <w:br/>
      </w:r>
    </w:p>
    <w:p w14:paraId="0BEAFE32" w14:textId="77777777" w:rsidR="00D76C2D" w:rsidRPr="001F0710" w:rsidRDefault="00887F98">
      <w:pPr>
        <w:rPr>
          <w:rFonts w:ascii="Times New Roman" w:eastAsia="Times New Roman" w:hAnsi="Times New Roman" w:cs="Times New Roman"/>
          <w:color w:val="000000"/>
          <w:sz w:val="28"/>
          <w:szCs w:val="28"/>
          <w:lang w:eastAsia="en-IN"/>
        </w:rPr>
      </w:pPr>
      <w:r w:rsidRPr="001F0710">
        <w:rPr>
          <w:rFonts w:ascii="Times New Roman" w:hAnsi="Times New Roman" w:cs="Times New Roman"/>
          <w:color w:val="000000"/>
          <w:sz w:val="28"/>
          <w:szCs w:val="28"/>
        </w:rPr>
        <w:br w:type="page"/>
      </w:r>
    </w:p>
    <w:p w14:paraId="2467BE50" w14:textId="16AAD725" w:rsidR="000B354A" w:rsidRPr="001F0710" w:rsidRDefault="007F3C56" w:rsidP="000B354A">
      <w:pPr>
        <w:pStyle w:val="NormalWeb"/>
        <w:spacing w:before="195" w:after="0" w:line="276" w:lineRule="auto"/>
        <w:ind w:left="720" w:right="643"/>
        <w:jc w:val="both"/>
        <w:rPr>
          <w:b/>
          <w:bCs/>
          <w:color w:val="000000"/>
          <w:sz w:val="36"/>
          <w:szCs w:val="36"/>
        </w:rPr>
      </w:pPr>
      <w:r w:rsidRPr="001F0710">
        <w:rPr>
          <w:b/>
          <w:bCs/>
          <w:color w:val="000000"/>
          <w:sz w:val="36"/>
          <w:szCs w:val="36"/>
        </w:rPr>
        <w:lastRenderedPageBreak/>
        <w:t xml:space="preserve">3.5 </w:t>
      </w:r>
      <w:r w:rsidR="005E1151" w:rsidRPr="001F0710">
        <w:rPr>
          <w:b/>
          <w:bCs/>
          <w:color w:val="000000"/>
          <w:sz w:val="36"/>
          <w:szCs w:val="36"/>
        </w:rPr>
        <w:t>Unified Modelling Language Diagram </w:t>
      </w:r>
    </w:p>
    <w:p w14:paraId="37E90BEE" w14:textId="056E49A1" w:rsidR="007F3C56" w:rsidRPr="001F0710" w:rsidRDefault="007F3C56" w:rsidP="007F3C56">
      <w:pPr>
        <w:pStyle w:val="NormalWeb"/>
        <w:spacing w:before="195" w:after="0" w:line="276" w:lineRule="auto"/>
        <w:ind w:left="720" w:right="643"/>
        <w:jc w:val="both"/>
        <w:rPr>
          <w:color w:val="000000"/>
          <w:sz w:val="28"/>
          <w:szCs w:val="28"/>
        </w:rPr>
      </w:pPr>
      <w:r w:rsidRPr="001F0710">
        <w:rPr>
          <w:color w:val="000000"/>
          <w:sz w:val="28"/>
          <w:szCs w:val="28"/>
        </w:rPr>
        <w:t>The Unified Modelling Language is a general-purpose, developmental, modelling language in the field of software engineering that is intended to provide a standard way to visualize the design of a system. We have prepared and designed the UML diagrams of – Use Case, Activity, Component, Deployment and Sequence Diagrams.</w:t>
      </w:r>
    </w:p>
    <w:p w14:paraId="7C0A9C3B" w14:textId="38D2F612" w:rsidR="007F3C56" w:rsidRPr="001F0710" w:rsidRDefault="007F3C56" w:rsidP="007F3C56">
      <w:pPr>
        <w:pStyle w:val="NormalWeb"/>
        <w:spacing w:before="195" w:after="0" w:line="276" w:lineRule="auto"/>
        <w:ind w:left="720" w:right="643"/>
        <w:jc w:val="both"/>
        <w:rPr>
          <w:color w:val="000000"/>
          <w:sz w:val="28"/>
          <w:szCs w:val="28"/>
        </w:rPr>
      </w:pPr>
      <w:r w:rsidRPr="001F0710">
        <w:rPr>
          <w:color w:val="000000"/>
          <w:sz w:val="28"/>
          <w:szCs w:val="28"/>
        </w:rPr>
        <w:t>3.5.1</w:t>
      </w:r>
      <w:r w:rsidR="008C45EF" w:rsidRPr="001F0710">
        <w:rPr>
          <w:color w:val="000000"/>
          <w:sz w:val="28"/>
          <w:szCs w:val="28"/>
        </w:rPr>
        <w:t xml:space="preserve"> Use Case</w:t>
      </w:r>
    </w:p>
    <w:p w14:paraId="5FAFC2A7" w14:textId="77777777" w:rsidR="00977401" w:rsidRPr="001F0710" w:rsidRDefault="00071BE2" w:rsidP="0029457F">
      <w:pPr>
        <w:pStyle w:val="NormalWeb"/>
        <w:spacing w:before="195" w:after="0" w:line="276" w:lineRule="auto"/>
        <w:ind w:left="720" w:right="643"/>
        <w:jc w:val="both"/>
        <w:rPr>
          <w:noProof/>
          <w:color w:val="000000"/>
          <w:sz w:val="28"/>
          <w:szCs w:val="28"/>
        </w:rPr>
      </w:pPr>
      <w:r w:rsidRPr="001F0710">
        <w:rPr>
          <w:color w:val="000000"/>
          <w:sz w:val="28"/>
          <w:szCs w:val="28"/>
        </w:rPr>
        <w:t>Figure 3.</w:t>
      </w:r>
      <w:r w:rsidR="009E7324" w:rsidRPr="001F0710">
        <w:rPr>
          <w:color w:val="000000"/>
          <w:sz w:val="28"/>
          <w:szCs w:val="28"/>
        </w:rPr>
        <w:t>5.1</w:t>
      </w:r>
      <w:r w:rsidRPr="001F0710">
        <w:rPr>
          <w:color w:val="000000"/>
          <w:sz w:val="28"/>
          <w:szCs w:val="28"/>
        </w:rPr>
        <w:t xml:space="preserve"> denotes the Use Case Diagram of the proposed system. It shows the user’s interaction with the systems. The purpose of a use case diagram in Unified Modelling Language (UML) is to demonstrate the different ways that a user might interact with a system. In this use case diagram, there are three actors involved, the first actor is user, the second actor is police officer and the third actor is facial recognition system. It depicts the interactions between the various actors used in this system. All these interactions between actors and system </w:t>
      </w:r>
      <w:proofErr w:type="gramStart"/>
      <w:r w:rsidRPr="001F0710">
        <w:rPr>
          <w:color w:val="000000"/>
          <w:sz w:val="28"/>
          <w:szCs w:val="28"/>
        </w:rPr>
        <w:t>is</w:t>
      </w:r>
      <w:proofErr w:type="gramEnd"/>
      <w:r w:rsidRPr="001F0710">
        <w:rPr>
          <w:color w:val="000000"/>
          <w:sz w:val="28"/>
          <w:szCs w:val="28"/>
        </w:rPr>
        <w:t xml:space="preserve"> done in the Machine Learning environment.</w:t>
      </w:r>
      <w:r w:rsidR="004A4ED7" w:rsidRPr="001F0710">
        <w:rPr>
          <w:noProof/>
          <w:color w:val="000000"/>
          <w:sz w:val="28"/>
          <w:szCs w:val="28"/>
        </w:rPr>
        <w:t xml:space="preserve"> </w:t>
      </w:r>
    </w:p>
    <w:p w14:paraId="33D8CD06" w14:textId="77777777" w:rsidR="00CC2564" w:rsidRPr="001F0710" w:rsidRDefault="00CC2564" w:rsidP="0029457F">
      <w:pPr>
        <w:pStyle w:val="NormalWeb"/>
        <w:spacing w:before="195" w:after="0" w:line="276" w:lineRule="auto"/>
        <w:ind w:left="720" w:right="643"/>
        <w:jc w:val="both"/>
        <w:rPr>
          <w:noProof/>
          <w:color w:val="000000"/>
          <w:sz w:val="28"/>
          <w:szCs w:val="28"/>
        </w:rPr>
      </w:pPr>
    </w:p>
    <w:p w14:paraId="71DC3789" w14:textId="334331C3" w:rsidR="0029457F" w:rsidRPr="001F0710" w:rsidRDefault="004A4ED7" w:rsidP="0029457F">
      <w:pPr>
        <w:pStyle w:val="NormalWeb"/>
        <w:spacing w:before="195" w:after="0" w:line="276" w:lineRule="auto"/>
        <w:ind w:left="720" w:right="643"/>
        <w:jc w:val="both"/>
        <w:rPr>
          <w:noProof/>
          <w:color w:val="000000"/>
          <w:sz w:val="28"/>
          <w:szCs w:val="28"/>
        </w:rPr>
      </w:pPr>
      <w:r w:rsidRPr="001F0710">
        <w:rPr>
          <w:noProof/>
          <w:color w:val="000000"/>
          <w:sz w:val="28"/>
          <w:szCs w:val="28"/>
        </w:rPr>
        <w:lastRenderedPageBreak/>
        <w:drawing>
          <wp:inline distT="0" distB="0" distL="0" distR="0" wp14:anchorId="04FE855B" wp14:editId="4B03BD8D">
            <wp:extent cx="5246359" cy="3861241"/>
            <wp:effectExtent l="0" t="0" r="0" b="0"/>
            <wp:docPr id="18" name="Picture 1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337445" cy="3928279"/>
                    </a:xfrm>
                    <a:prstGeom prst="rect">
                      <a:avLst/>
                    </a:prstGeom>
                  </pic:spPr>
                </pic:pic>
              </a:graphicData>
            </a:graphic>
          </wp:inline>
        </w:drawing>
      </w:r>
    </w:p>
    <w:p w14:paraId="335D476B" w14:textId="08B8D8CA" w:rsidR="006E0E1A" w:rsidRPr="001F0710" w:rsidRDefault="006E0E1A" w:rsidP="006E0E1A">
      <w:pPr>
        <w:pStyle w:val="NormalWeb"/>
        <w:spacing w:before="195" w:after="0" w:line="276" w:lineRule="auto"/>
        <w:ind w:left="720" w:right="643"/>
        <w:jc w:val="center"/>
        <w:rPr>
          <w:color w:val="000000"/>
          <w:sz w:val="28"/>
          <w:szCs w:val="28"/>
        </w:rPr>
      </w:pPr>
      <w:r w:rsidRPr="001F0710">
        <w:rPr>
          <w:color w:val="000000"/>
          <w:sz w:val="28"/>
          <w:szCs w:val="28"/>
        </w:rPr>
        <w:t xml:space="preserve">Figure 3.14 </w:t>
      </w:r>
      <w:r w:rsidR="009603B3" w:rsidRPr="001F0710">
        <w:rPr>
          <w:color w:val="000000"/>
          <w:sz w:val="28"/>
          <w:szCs w:val="28"/>
        </w:rPr>
        <w:t>Use Case</w:t>
      </w:r>
    </w:p>
    <w:p w14:paraId="2E94A3B8" w14:textId="77777777" w:rsidR="00CC2564" w:rsidRPr="001F0710" w:rsidRDefault="00CC2564" w:rsidP="0029457F">
      <w:pPr>
        <w:pStyle w:val="NormalWeb"/>
        <w:spacing w:before="195" w:after="0" w:line="276" w:lineRule="auto"/>
        <w:ind w:left="720" w:right="643"/>
        <w:jc w:val="both"/>
        <w:rPr>
          <w:noProof/>
          <w:color w:val="000000"/>
          <w:sz w:val="28"/>
          <w:szCs w:val="28"/>
        </w:rPr>
      </w:pPr>
    </w:p>
    <w:p w14:paraId="2BCB597D" w14:textId="77777777" w:rsidR="00D10F73" w:rsidRPr="001F0710" w:rsidRDefault="00D10F73" w:rsidP="0029457F">
      <w:pPr>
        <w:pStyle w:val="NormalWeb"/>
        <w:spacing w:before="195" w:after="0" w:line="276" w:lineRule="auto"/>
        <w:ind w:left="720" w:right="643"/>
        <w:jc w:val="both"/>
        <w:rPr>
          <w:noProof/>
          <w:color w:val="000000"/>
          <w:sz w:val="28"/>
          <w:szCs w:val="28"/>
        </w:rPr>
      </w:pPr>
    </w:p>
    <w:p w14:paraId="16029079" w14:textId="208C14D2" w:rsidR="006B713F" w:rsidRPr="001F0710" w:rsidRDefault="006B713F" w:rsidP="006C4465">
      <w:pPr>
        <w:pStyle w:val="NormalWeb"/>
        <w:spacing w:before="195" w:after="0" w:line="276" w:lineRule="auto"/>
        <w:ind w:left="720" w:right="643"/>
        <w:jc w:val="both"/>
      </w:pPr>
      <w:r w:rsidRPr="001F0710">
        <w:lastRenderedPageBreak/>
        <w:fldChar w:fldCharType="begin"/>
      </w:r>
      <w:r w:rsidRPr="001F0710">
        <w:instrText xml:space="preserve"> INCLUDEPICTURE "blob:https://web.whatsapp.com/7a3534eb-5d22-4d96-86c1-23b8f04969d6" \* MERGEFORMATINET </w:instrText>
      </w:r>
      <w:r w:rsidRPr="001F0710">
        <w:fldChar w:fldCharType="separate"/>
      </w:r>
      <w:r w:rsidRPr="001F0710">
        <w:rPr>
          <w:noProof/>
        </w:rPr>
        <mc:AlternateContent>
          <mc:Choice Requires="wps">
            <w:drawing>
              <wp:inline distT="0" distB="0" distL="0" distR="0" wp14:anchorId="13893D07" wp14:editId="4E0045F4">
                <wp:extent cx="309245" cy="309245"/>
                <wp:effectExtent l="0" t="0" r="0" b="0"/>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FD68D4" id="Rectangle 16" o:spid="_x0000_s1026"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nt+0gEAAJ4DAAAOAAAAZHJzL2Uyb0RvYy54bWysU9uO0zAQfUfiHyy/06SlC2zUdLXa1SKk&#10;5SItfIDr2IlF4jEzbtPy9YydblvgDfFizcU5c+b4ZHWzH3qxM0gOfC3ns1IK4zU0zre1/Pb14dU7&#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" filled="f" stroked="f">
                <o:lock v:ext="edit" aspectratio="t"/>
                <w10:anchorlock/>
              </v:rect>
            </w:pict>
          </mc:Fallback>
        </mc:AlternateContent>
      </w:r>
      <w:r w:rsidRPr="001F0710">
        <w:fldChar w:fldCharType="end"/>
      </w:r>
      <w:r w:rsidR="00DC00C6" w:rsidRPr="001F0710">
        <w:rPr>
          <w:noProof/>
          <w:color w:val="000000"/>
          <w:sz w:val="28"/>
          <w:szCs w:val="28"/>
        </w:rPr>
        <w:drawing>
          <wp:inline distT="0" distB="0" distL="0" distR="0" wp14:anchorId="547B0C36" wp14:editId="768467C4">
            <wp:extent cx="4276725" cy="7426411"/>
            <wp:effectExtent l="0" t="0" r="3175"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283477" cy="7438135"/>
                    </a:xfrm>
                    <a:prstGeom prst="rect">
                      <a:avLst/>
                    </a:prstGeom>
                  </pic:spPr>
                </pic:pic>
              </a:graphicData>
            </a:graphic>
          </wp:inline>
        </w:drawing>
      </w:r>
    </w:p>
    <w:p w14:paraId="508DB221" w14:textId="575D1D9E" w:rsidR="009B6BFF" w:rsidRPr="001F0710" w:rsidRDefault="009B6BFF" w:rsidP="009B6BFF">
      <w:pPr>
        <w:pStyle w:val="NormalWeb"/>
        <w:spacing w:before="195" w:after="0" w:line="276" w:lineRule="auto"/>
        <w:ind w:left="720" w:right="643"/>
        <w:jc w:val="center"/>
        <w:rPr>
          <w:color w:val="000000"/>
          <w:sz w:val="28"/>
          <w:szCs w:val="28"/>
        </w:rPr>
      </w:pPr>
      <w:r w:rsidRPr="001F0710">
        <w:rPr>
          <w:color w:val="000000"/>
          <w:sz w:val="28"/>
          <w:szCs w:val="28"/>
        </w:rPr>
        <w:t>Figure 3.15 Process Flow</w:t>
      </w:r>
    </w:p>
    <w:p w14:paraId="5F5C79D4" w14:textId="76C6C5D0" w:rsidR="006C4465" w:rsidRPr="001F0710" w:rsidRDefault="006C4465" w:rsidP="006C4465">
      <w:pPr>
        <w:pStyle w:val="NormalWeb"/>
        <w:spacing w:before="195" w:after="0" w:line="276" w:lineRule="auto"/>
        <w:ind w:left="720" w:right="643"/>
        <w:jc w:val="both"/>
        <w:rPr>
          <w:color w:val="000000"/>
          <w:sz w:val="28"/>
          <w:szCs w:val="28"/>
        </w:rPr>
      </w:pPr>
    </w:p>
    <w:p w14:paraId="5439C171" w14:textId="7780AC52" w:rsidR="00887F98" w:rsidRPr="001F0710" w:rsidRDefault="000B354A">
      <w:pPr>
        <w:rPr>
          <w:rFonts w:ascii="Times New Roman" w:eastAsia="Times New Roman" w:hAnsi="Times New Roman" w:cs="Times New Roman"/>
          <w:b/>
          <w:bCs/>
          <w:color w:val="000000"/>
          <w:sz w:val="36"/>
          <w:szCs w:val="36"/>
          <w:lang w:eastAsia="en-IN"/>
        </w:rPr>
      </w:pPr>
      <w:r w:rsidRPr="001F0710">
        <w:rPr>
          <w:rFonts w:ascii="Times New Roman" w:hAnsi="Times New Roman" w:cs="Times New Roman"/>
          <w:b/>
          <w:bCs/>
          <w:noProof/>
          <w:color w:val="000000"/>
          <w:sz w:val="36"/>
          <w:szCs w:val="36"/>
        </w:rPr>
        <w:lastRenderedPageBreak/>
        <w:drawing>
          <wp:inline distT="0" distB="0" distL="0" distR="0" wp14:anchorId="27D6C349" wp14:editId="0CDE793E">
            <wp:extent cx="5549265" cy="709191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28">
                      <a:extLst>
                        <a:ext uri="{28A0092B-C50C-407E-A947-70E740481C1C}">
                          <a14:useLocalDpi xmlns:a14="http://schemas.microsoft.com/office/drawing/2010/main" val="0"/>
                        </a:ext>
                      </a:extLst>
                    </a:blip>
                    <a:srcRect l="13173"/>
                    <a:stretch/>
                  </pic:blipFill>
                  <pic:spPr bwMode="auto">
                    <a:xfrm>
                      <a:off x="0" y="0"/>
                      <a:ext cx="5564466" cy="7111343"/>
                    </a:xfrm>
                    <a:prstGeom prst="rect">
                      <a:avLst/>
                    </a:prstGeom>
                    <a:noFill/>
                    <a:ln>
                      <a:noFill/>
                    </a:ln>
                    <a:extLst>
                      <a:ext uri="{53640926-AAD7-44D8-BBD7-CCE9431645EC}">
                        <a14:shadowObscured xmlns:a14="http://schemas.microsoft.com/office/drawing/2010/main"/>
                      </a:ext>
                    </a:extLst>
                  </pic:spPr>
                </pic:pic>
              </a:graphicData>
            </a:graphic>
          </wp:inline>
        </w:drawing>
      </w:r>
    </w:p>
    <w:p w14:paraId="2A461290" w14:textId="34743030" w:rsidR="009B6BFF" w:rsidRPr="001F0710" w:rsidRDefault="009B6BFF" w:rsidP="00C156A3">
      <w:pPr>
        <w:pStyle w:val="NormalWeb"/>
        <w:spacing w:before="195" w:after="0" w:line="276" w:lineRule="auto"/>
        <w:ind w:left="2160" w:right="643" w:firstLine="720"/>
        <w:rPr>
          <w:color w:val="000000"/>
          <w:sz w:val="28"/>
          <w:szCs w:val="28"/>
        </w:rPr>
      </w:pPr>
      <w:r w:rsidRPr="001F0710">
        <w:rPr>
          <w:color w:val="000000"/>
          <w:sz w:val="28"/>
          <w:szCs w:val="28"/>
        </w:rPr>
        <w:t>Figure 3.</w:t>
      </w:r>
      <w:r w:rsidR="00C156A3" w:rsidRPr="001F0710">
        <w:rPr>
          <w:color w:val="000000"/>
          <w:sz w:val="28"/>
          <w:szCs w:val="28"/>
        </w:rPr>
        <w:t>16</w:t>
      </w:r>
      <w:r w:rsidRPr="001F0710">
        <w:rPr>
          <w:color w:val="000000"/>
          <w:sz w:val="28"/>
          <w:szCs w:val="28"/>
        </w:rPr>
        <w:t xml:space="preserve"> </w:t>
      </w:r>
      <w:r w:rsidR="00C156A3" w:rsidRPr="001F0710">
        <w:rPr>
          <w:color w:val="000000"/>
          <w:sz w:val="28"/>
          <w:szCs w:val="28"/>
        </w:rPr>
        <w:t xml:space="preserve">Data </w:t>
      </w:r>
      <w:r w:rsidR="00035B97" w:rsidRPr="001F0710">
        <w:rPr>
          <w:color w:val="000000"/>
          <w:sz w:val="28"/>
          <w:szCs w:val="28"/>
        </w:rPr>
        <w:t>Flow Diagram</w:t>
      </w:r>
    </w:p>
    <w:p w14:paraId="56A775FA" w14:textId="5D42E1D2" w:rsidR="000B354A" w:rsidRPr="001F0710" w:rsidRDefault="000B354A">
      <w:pPr>
        <w:rPr>
          <w:rFonts w:ascii="Times New Roman" w:eastAsia="Times New Roman" w:hAnsi="Times New Roman" w:cs="Times New Roman"/>
          <w:b/>
          <w:bCs/>
          <w:color w:val="000000"/>
          <w:sz w:val="36"/>
          <w:szCs w:val="36"/>
          <w:lang w:eastAsia="en-IN"/>
        </w:rPr>
      </w:pPr>
    </w:p>
    <w:p w14:paraId="387090FE" w14:textId="77777777" w:rsidR="00C156A3" w:rsidRPr="001F0710" w:rsidRDefault="00C156A3" w:rsidP="00887F98">
      <w:pPr>
        <w:pStyle w:val="NormalWeb"/>
        <w:spacing w:before="195" w:after="0" w:line="276" w:lineRule="auto"/>
        <w:ind w:right="643"/>
        <w:jc w:val="center"/>
        <w:rPr>
          <w:b/>
          <w:bCs/>
          <w:color w:val="000000"/>
          <w:sz w:val="36"/>
          <w:szCs w:val="36"/>
        </w:rPr>
      </w:pPr>
    </w:p>
    <w:p w14:paraId="35DAABB5" w14:textId="6EAB3080" w:rsidR="00887F98" w:rsidRPr="001F0710" w:rsidRDefault="00887F98" w:rsidP="00887F98">
      <w:pPr>
        <w:pStyle w:val="NormalWeb"/>
        <w:spacing w:before="195" w:after="0" w:line="276" w:lineRule="auto"/>
        <w:ind w:right="643"/>
        <w:jc w:val="center"/>
        <w:rPr>
          <w:b/>
          <w:bCs/>
          <w:color w:val="000000"/>
          <w:sz w:val="36"/>
          <w:szCs w:val="36"/>
        </w:rPr>
      </w:pPr>
      <w:r w:rsidRPr="001F0710">
        <w:rPr>
          <w:b/>
          <w:bCs/>
          <w:color w:val="000000"/>
          <w:sz w:val="36"/>
          <w:szCs w:val="36"/>
        </w:rPr>
        <w:lastRenderedPageBreak/>
        <w:t>Chapter 4</w:t>
      </w:r>
    </w:p>
    <w:p w14:paraId="68F8FD18" w14:textId="36B290C5" w:rsidR="00FD355A" w:rsidRPr="001F0710" w:rsidRDefault="00887F98" w:rsidP="00887F98">
      <w:pPr>
        <w:pStyle w:val="NormalWeb"/>
        <w:spacing w:before="195" w:after="0" w:line="276" w:lineRule="auto"/>
        <w:ind w:right="643" w:firstLine="720"/>
        <w:rPr>
          <w:b/>
          <w:bCs/>
          <w:color w:val="000000"/>
          <w:sz w:val="36"/>
          <w:szCs w:val="36"/>
        </w:rPr>
      </w:pPr>
      <w:r w:rsidRPr="001F0710">
        <w:rPr>
          <w:b/>
          <w:bCs/>
          <w:color w:val="000000"/>
          <w:sz w:val="36"/>
          <w:szCs w:val="36"/>
        </w:rPr>
        <w:t>4</w:t>
      </w:r>
      <w:r w:rsidR="00FD355A" w:rsidRPr="001F0710">
        <w:rPr>
          <w:b/>
          <w:bCs/>
          <w:color w:val="000000"/>
          <w:sz w:val="36"/>
          <w:szCs w:val="36"/>
        </w:rPr>
        <w:t>.1 Proposed System</w:t>
      </w:r>
    </w:p>
    <w:p w14:paraId="05B19D87" w14:textId="77777777" w:rsidR="00FD355A" w:rsidRPr="001F0710" w:rsidRDefault="00FD355A" w:rsidP="00887F98">
      <w:pPr>
        <w:pStyle w:val="NormalWeb"/>
        <w:spacing w:before="195" w:after="0" w:line="276" w:lineRule="auto"/>
        <w:ind w:left="720" w:right="643" w:firstLine="720"/>
        <w:jc w:val="both"/>
        <w:rPr>
          <w:color w:val="000000"/>
          <w:sz w:val="28"/>
          <w:szCs w:val="28"/>
        </w:rPr>
      </w:pPr>
      <w:r w:rsidRPr="001F0710">
        <w:rPr>
          <w:color w:val="000000"/>
          <w:sz w:val="28"/>
          <w:szCs w:val="28"/>
        </w:rPr>
        <w:t>Algorithms are usually very complex and difficult to understand. AI</w:t>
      </w:r>
      <w:r w:rsidRPr="001F0710">
        <w:rPr>
          <w:color w:val="000000"/>
          <w:sz w:val="28"/>
          <w:szCs w:val="28"/>
        </w:rPr>
        <w:t xml:space="preserve"> </w:t>
      </w:r>
      <w:r w:rsidRPr="001F0710">
        <w:rPr>
          <w:color w:val="000000"/>
          <w:sz w:val="28"/>
          <w:szCs w:val="28"/>
        </w:rPr>
        <w:t>Playground gives users the platform to visualize the way algorithms work.</w:t>
      </w:r>
      <w:r w:rsidRPr="001F0710">
        <w:rPr>
          <w:color w:val="000000"/>
          <w:sz w:val="28"/>
          <w:szCs w:val="28"/>
        </w:rPr>
        <w:t xml:space="preserve"> </w:t>
      </w:r>
      <w:r w:rsidRPr="001F0710">
        <w:rPr>
          <w:color w:val="000000"/>
          <w:sz w:val="28"/>
          <w:szCs w:val="28"/>
        </w:rPr>
        <w:t>Through this platform users can select an algorithm from plenty of</w:t>
      </w:r>
      <w:r w:rsidRPr="001F0710">
        <w:rPr>
          <w:color w:val="000000"/>
          <w:sz w:val="28"/>
          <w:szCs w:val="28"/>
        </w:rPr>
        <w:t xml:space="preserve"> </w:t>
      </w:r>
      <w:r w:rsidRPr="001F0710">
        <w:rPr>
          <w:color w:val="000000"/>
          <w:sz w:val="28"/>
          <w:szCs w:val="28"/>
        </w:rPr>
        <w:t>available algorithms and see how they work visually. It helps the users to</w:t>
      </w:r>
      <w:r w:rsidRPr="001F0710">
        <w:rPr>
          <w:color w:val="000000"/>
          <w:sz w:val="28"/>
          <w:szCs w:val="28"/>
        </w:rPr>
        <w:t xml:space="preserve"> </w:t>
      </w:r>
      <w:r w:rsidRPr="001F0710">
        <w:rPr>
          <w:color w:val="000000"/>
          <w:sz w:val="28"/>
          <w:szCs w:val="28"/>
        </w:rPr>
        <w:t xml:space="preserve">get the understanding of components and rules of each algorithm. </w:t>
      </w:r>
    </w:p>
    <w:p w14:paraId="0B5DB900" w14:textId="419BDA14" w:rsidR="00FD355A" w:rsidRPr="001F0710" w:rsidRDefault="00FD355A" w:rsidP="00887F98">
      <w:pPr>
        <w:pStyle w:val="NormalWeb"/>
        <w:spacing w:before="195" w:after="0" w:line="276" w:lineRule="auto"/>
        <w:ind w:left="720" w:right="643" w:firstLine="720"/>
        <w:jc w:val="both"/>
        <w:rPr>
          <w:color w:val="000000"/>
          <w:sz w:val="28"/>
          <w:szCs w:val="28"/>
        </w:rPr>
      </w:pPr>
      <w:r w:rsidRPr="001F0710">
        <w:rPr>
          <w:color w:val="000000"/>
          <w:sz w:val="28"/>
          <w:szCs w:val="28"/>
        </w:rPr>
        <w:t>AI</w:t>
      </w:r>
      <w:r w:rsidRPr="001F0710">
        <w:rPr>
          <w:color w:val="000000"/>
          <w:sz w:val="28"/>
          <w:szCs w:val="28"/>
        </w:rPr>
        <w:t xml:space="preserve"> </w:t>
      </w:r>
      <w:r w:rsidRPr="001F0710">
        <w:rPr>
          <w:color w:val="000000"/>
          <w:sz w:val="28"/>
          <w:szCs w:val="28"/>
        </w:rPr>
        <w:t>Playground gives the users the visual understanding of each iteration of the</w:t>
      </w:r>
      <w:r w:rsidRPr="001F0710">
        <w:rPr>
          <w:color w:val="000000"/>
          <w:sz w:val="28"/>
          <w:szCs w:val="28"/>
        </w:rPr>
        <w:t xml:space="preserve"> </w:t>
      </w:r>
      <w:r w:rsidRPr="001F0710">
        <w:rPr>
          <w:color w:val="000000"/>
          <w:sz w:val="28"/>
          <w:szCs w:val="28"/>
        </w:rPr>
        <w:t>algorithm.</w:t>
      </w:r>
      <w:r w:rsidRPr="001F0710">
        <w:rPr>
          <w:color w:val="000000"/>
          <w:sz w:val="28"/>
          <w:szCs w:val="28"/>
        </w:rPr>
        <w:t xml:space="preserve"> </w:t>
      </w:r>
      <w:r w:rsidRPr="001F0710">
        <w:rPr>
          <w:color w:val="000000"/>
          <w:sz w:val="28"/>
          <w:szCs w:val="28"/>
        </w:rPr>
        <w:t xml:space="preserve">AI Playground as a </w:t>
      </w:r>
      <w:proofErr w:type="gramStart"/>
      <w:r w:rsidRPr="001F0710">
        <w:rPr>
          <w:color w:val="000000"/>
          <w:sz w:val="28"/>
          <w:szCs w:val="28"/>
        </w:rPr>
        <w:t>web based</w:t>
      </w:r>
      <w:proofErr w:type="gramEnd"/>
      <w:r w:rsidRPr="001F0710">
        <w:rPr>
          <w:color w:val="000000"/>
          <w:sz w:val="28"/>
          <w:szCs w:val="28"/>
        </w:rPr>
        <w:t xml:space="preserve"> application will provide</w:t>
      </w:r>
      <w:r w:rsidRPr="001F0710">
        <w:rPr>
          <w:color w:val="000000"/>
          <w:sz w:val="28"/>
          <w:szCs w:val="28"/>
        </w:rPr>
        <w:t xml:space="preserve"> </w:t>
      </w:r>
      <w:r w:rsidRPr="001F0710">
        <w:rPr>
          <w:color w:val="000000"/>
          <w:sz w:val="28"/>
          <w:szCs w:val="28"/>
        </w:rPr>
        <w:t>users such as</w:t>
      </w:r>
      <w:r w:rsidRPr="001F0710">
        <w:rPr>
          <w:color w:val="000000"/>
          <w:sz w:val="28"/>
          <w:szCs w:val="28"/>
        </w:rPr>
        <w:t xml:space="preserve"> </w:t>
      </w:r>
      <w:r w:rsidRPr="001F0710">
        <w:rPr>
          <w:color w:val="000000"/>
          <w:sz w:val="28"/>
          <w:szCs w:val="28"/>
        </w:rPr>
        <w:t>teachers, students, interns, fresher programmers to understand and master</w:t>
      </w:r>
      <w:r w:rsidRPr="001F0710">
        <w:rPr>
          <w:color w:val="000000"/>
          <w:sz w:val="28"/>
          <w:szCs w:val="28"/>
        </w:rPr>
        <w:t xml:space="preserve"> </w:t>
      </w:r>
      <w:r w:rsidRPr="001F0710">
        <w:rPr>
          <w:color w:val="000000"/>
          <w:sz w:val="28"/>
          <w:szCs w:val="28"/>
        </w:rPr>
        <w:t xml:space="preserve">these algorithmic foundations. In </w:t>
      </w:r>
      <w:proofErr w:type="gramStart"/>
      <w:r w:rsidRPr="001F0710">
        <w:rPr>
          <w:color w:val="000000"/>
          <w:sz w:val="28"/>
          <w:szCs w:val="28"/>
        </w:rPr>
        <w:t>addition</w:t>
      </w:r>
      <w:proofErr w:type="gramEnd"/>
      <w:r w:rsidRPr="001F0710">
        <w:rPr>
          <w:color w:val="000000"/>
          <w:sz w:val="28"/>
          <w:szCs w:val="28"/>
        </w:rPr>
        <w:t xml:space="preserve"> it doesn’t require any software to</w:t>
      </w:r>
      <w:r w:rsidRPr="001F0710">
        <w:rPr>
          <w:color w:val="000000"/>
          <w:sz w:val="28"/>
          <w:szCs w:val="28"/>
        </w:rPr>
        <w:t xml:space="preserve"> </w:t>
      </w:r>
      <w:r w:rsidRPr="001F0710">
        <w:rPr>
          <w:color w:val="000000"/>
          <w:sz w:val="28"/>
          <w:szCs w:val="28"/>
        </w:rPr>
        <w:t>download. All web users can freely use this platform.</w:t>
      </w:r>
    </w:p>
    <w:p w14:paraId="3C1C7D47" w14:textId="77777777" w:rsidR="00156664" w:rsidRPr="001F0710" w:rsidRDefault="00156664">
      <w:pPr>
        <w:rPr>
          <w:rFonts w:ascii="Times New Roman" w:hAnsi="Times New Roman" w:cs="Times New Roman"/>
          <w:b/>
          <w:bCs/>
          <w:color w:val="000000"/>
          <w:sz w:val="36"/>
          <w:szCs w:val="36"/>
        </w:rPr>
      </w:pPr>
      <w:r w:rsidRPr="001F0710">
        <w:rPr>
          <w:rFonts w:ascii="Times New Roman" w:hAnsi="Times New Roman" w:cs="Times New Roman"/>
          <w:color w:val="000000"/>
          <w:sz w:val="28"/>
          <w:szCs w:val="28"/>
        </w:rPr>
        <w:tab/>
      </w:r>
      <w:r w:rsidRPr="001F0710">
        <w:rPr>
          <w:rFonts w:ascii="Times New Roman" w:hAnsi="Times New Roman" w:cs="Times New Roman"/>
          <w:b/>
          <w:bCs/>
          <w:color w:val="000000"/>
          <w:sz w:val="36"/>
          <w:szCs w:val="36"/>
        </w:rPr>
        <w:t>4.2 Results</w:t>
      </w:r>
    </w:p>
    <w:p w14:paraId="0E164F50" w14:textId="77777777" w:rsidR="00156664" w:rsidRPr="001F0710" w:rsidRDefault="00156664" w:rsidP="00156664">
      <w:pPr>
        <w:jc w:val="center"/>
        <w:rPr>
          <w:rFonts w:ascii="Times New Roman" w:hAnsi="Times New Roman" w:cs="Times New Roman"/>
          <w:color w:val="000000"/>
          <w:sz w:val="28"/>
          <w:szCs w:val="28"/>
        </w:rPr>
      </w:pPr>
      <w:r w:rsidRPr="001F0710">
        <w:rPr>
          <w:rFonts w:ascii="Times New Roman" w:hAnsi="Times New Roman" w:cs="Times New Roman"/>
          <w:b/>
          <w:bCs/>
          <w:noProof/>
          <w:color w:val="000000"/>
          <w:sz w:val="36"/>
          <w:szCs w:val="36"/>
        </w:rPr>
        <w:drawing>
          <wp:inline distT="0" distB="0" distL="0" distR="0" wp14:anchorId="2F8E37A3" wp14:editId="52AC08C9">
            <wp:extent cx="2828290" cy="2349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28290" cy="2349500"/>
                    </a:xfrm>
                    <a:prstGeom prst="rect">
                      <a:avLst/>
                    </a:prstGeom>
                    <a:noFill/>
                    <a:ln>
                      <a:noFill/>
                    </a:ln>
                  </pic:spPr>
                </pic:pic>
              </a:graphicData>
            </a:graphic>
          </wp:inline>
        </w:drawing>
      </w:r>
    </w:p>
    <w:p w14:paraId="6095C775" w14:textId="2E975CB8" w:rsidR="00156664" w:rsidRPr="001F0710" w:rsidRDefault="00156664" w:rsidP="00156664">
      <w:pPr>
        <w:jc w:val="center"/>
        <w:rPr>
          <w:rFonts w:ascii="Times New Roman" w:hAnsi="Times New Roman" w:cs="Times New Roman"/>
          <w:color w:val="000000"/>
          <w:sz w:val="28"/>
          <w:szCs w:val="28"/>
        </w:rPr>
      </w:pPr>
      <w:r w:rsidRPr="001F0710">
        <w:rPr>
          <w:rFonts w:ascii="Times New Roman" w:hAnsi="Times New Roman" w:cs="Times New Roman"/>
          <w:color w:val="000000"/>
          <w:sz w:val="28"/>
          <w:szCs w:val="28"/>
        </w:rPr>
        <w:t>Figure 4.1 Main GUI</w:t>
      </w:r>
    </w:p>
    <w:p w14:paraId="59F49D7C" w14:textId="77777777" w:rsidR="00156664" w:rsidRPr="001F0710" w:rsidRDefault="00156664" w:rsidP="00156664">
      <w:pPr>
        <w:jc w:val="center"/>
        <w:rPr>
          <w:rFonts w:ascii="Times New Roman" w:hAnsi="Times New Roman" w:cs="Times New Roman"/>
          <w:color w:val="000000"/>
          <w:sz w:val="28"/>
          <w:szCs w:val="28"/>
        </w:rPr>
      </w:pPr>
      <w:r w:rsidRPr="001F0710">
        <w:rPr>
          <w:rFonts w:ascii="Times New Roman" w:hAnsi="Times New Roman" w:cs="Times New Roman"/>
          <w:color w:val="000000"/>
          <w:sz w:val="28"/>
          <w:szCs w:val="28"/>
        </w:rPr>
        <w:lastRenderedPageBreak/>
        <w:t xml:space="preserve"> </w:t>
      </w:r>
      <w:r w:rsidRPr="001F0710">
        <w:rPr>
          <w:rFonts w:ascii="Times New Roman" w:hAnsi="Times New Roman" w:cs="Times New Roman"/>
          <w:noProof/>
          <w:color w:val="000000"/>
          <w:sz w:val="28"/>
          <w:szCs w:val="28"/>
        </w:rPr>
        <w:drawing>
          <wp:inline distT="0" distB="0" distL="0" distR="0" wp14:anchorId="7D9A2646" wp14:editId="3FCFFD2D">
            <wp:extent cx="2881630" cy="24136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1630" cy="2413635"/>
                    </a:xfrm>
                    <a:prstGeom prst="rect">
                      <a:avLst/>
                    </a:prstGeom>
                    <a:noFill/>
                    <a:ln>
                      <a:noFill/>
                    </a:ln>
                  </pic:spPr>
                </pic:pic>
              </a:graphicData>
            </a:graphic>
          </wp:inline>
        </w:drawing>
      </w:r>
    </w:p>
    <w:p w14:paraId="54604007" w14:textId="0D0186AE" w:rsidR="00156664" w:rsidRPr="001F0710" w:rsidRDefault="00156664" w:rsidP="00156664">
      <w:pPr>
        <w:jc w:val="center"/>
        <w:rPr>
          <w:rFonts w:ascii="Times New Roman" w:hAnsi="Times New Roman" w:cs="Times New Roman"/>
          <w:color w:val="000000"/>
          <w:sz w:val="28"/>
          <w:szCs w:val="28"/>
        </w:rPr>
      </w:pPr>
      <w:r w:rsidRPr="001F0710">
        <w:rPr>
          <w:rFonts w:ascii="Times New Roman" w:hAnsi="Times New Roman" w:cs="Times New Roman"/>
          <w:color w:val="000000"/>
          <w:sz w:val="28"/>
          <w:szCs w:val="28"/>
        </w:rPr>
        <w:t>Figure 4.2 Select Algorithm Type</w:t>
      </w:r>
    </w:p>
    <w:p w14:paraId="0E987FEE" w14:textId="77777777" w:rsidR="00156664" w:rsidRPr="001F0710" w:rsidRDefault="00156664" w:rsidP="00156664">
      <w:pPr>
        <w:jc w:val="center"/>
        <w:rPr>
          <w:rFonts w:ascii="Times New Roman" w:hAnsi="Times New Roman" w:cs="Times New Roman"/>
          <w:color w:val="000000"/>
          <w:sz w:val="28"/>
          <w:szCs w:val="28"/>
        </w:rPr>
      </w:pPr>
    </w:p>
    <w:p w14:paraId="2246CC00" w14:textId="77777777" w:rsidR="00156664" w:rsidRPr="001F0710" w:rsidRDefault="00156664" w:rsidP="00156664">
      <w:pPr>
        <w:jc w:val="center"/>
        <w:rPr>
          <w:rFonts w:ascii="Times New Roman" w:hAnsi="Times New Roman" w:cs="Times New Roman"/>
          <w:color w:val="000000"/>
          <w:sz w:val="28"/>
          <w:szCs w:val="28"/>
        </w:rPr>
      </w:pPr>
      <w:r w:rsidRPr="001F0710">
        <w:rPr>
          <w:rFonts w:ascii="Times New Roman" w:hAnsi="Times New Roman" w:cs="Times New Roman"/>
          <w:noProof/>
          <w:color w:val="000000"/>
          <w:sz w:val="28"/>
          <w:szCs w:val="28"/>
        </w:rPr>
        <w:drawing>
          <wp:inline distT="0" distB="0" distL="0" distR="0" wp14:anchorId="7184AD8A" wp14:editId="2297BC92">
            <wp:extent cx="2870835" cy="238188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0835" cy="2381885"/>
                    </a:xfrm>
                    <a:prstGeom prst="rect">
                      <a:avLst/>
                    </a:prstGeom>
                    <a:noFill/>
                    <a:ln>
                      <a:noFill/>
                    </a:ln>
                  </pic:spPr>
                </pic:pic>
              </a:graphicData>
            </a:graphic>
          </wp:inline>
        </w:drawing>
      </w:r>
    </w:p>
    <w:p w14:paraId="63B4E28F" w14:textId="52F897C3" w:rsidR="00156664" w:rsidRPr="001F0710" w:rsidRDefault="00156664" w:rsidP="00156664">
      <w:pPr>
        <w:jc w:val="center"/>
        <w:rPr>
          <w:rFonts w:ascii="Times New Roman" w:hAnsi="Times New Roman" w:cs="Times New Roman"/>
          <w:color w:val="000000"/>
          <w:sz w:val="28"/>
          <w:szCs w:val="28"/>
        </w:rPr>
      </w:pPr>
      <w:r w:rsidRPr="001F0710">
        <w:rPr>
          <w:rFonts w:ascii="Times New Roman" w:hAnsi="Times New Roman" w:cs="Times New Roman"/>
          <w:color w:val="000000"/>
          <w:sz w:val="28"/>
          <w:szCs w:val="28"/>
        </w:rPr>
        <w:t>Figure 4.3 Select Algorithm for Searching</w:t>
      </w:r>
    </w:p>
    <w:p w14:paraId="25E2E896" w14:textId="77777777" w:rsidR="00156664" w:rsidRPr="001F0710" w:rsidRDefault="00156664" w:rsidP="00156664">
      <w:pPr>
        <w:jc w:val="center"/>
        <w:rPr>
          <w:rFonts w:ascii="Times New Roman" w:hAnsi="Times New Roman" w:cs="Times New Roman"/>
          <w:color w:val="000000"/>
          <w:sz w:val="28"/>
          <w:szCs w:val="28"/>
        </w:rPr>
      </w:pPr>
    </w:p>
    <w:p w14:paraId="168BBDD4" w14:textId="77777777" w:rsidR="00156664" w:rsidRPr="001F0710" w:rsidRDefault="00156664" w:rsidP="00156664">
      <w:pPr>
        <w:jc w:val="center"/>
        <w:rPr>
          <w:rFonts w:ascii="Times New Roman" w:hAnsi="Times New Roman" w:cs="Times New Roman"/>
          <w:color w:val="000000"/>
          <w:sz w:val="28"/>
          <w:szCs w:val="28"/>
        </w:rPr>
      </w:pPr>
      <w:r w:rsidRPr="001F0710">
        <w:rPr>
          <w:rFonts w:ascii="Times New Roman" w:hAnsi="Times New Roman" w:cs="Times New Roman"/>
          <w:noProof/>
          <w:color w:val="000000"/>
          <w:sz w:val="28"/>
          <w:szCs w:val="28"/>
        </w:rPr>
        <w:lastRenderedPageBreak/>
        <w:drawing>
          <wp:inline distT="0" distB="0" distL="0" distR="0" wp14:anchorId="2AF552A7" wp14:editId="4C7128C1">
            <wp:extent cx="2881630" cy="26902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32">
                      <a:extLst>
                        <a:ext uri="{28A0092B-C50C-407E-A947-70E740481C1C}">
                          <a14:useLocalDpi xmlns:a14="http://schemas.microsoft.com/office/drawing/2010/main" val="0"/>
                        </a:ext>
                      </a:extLst>
                    </a:blip>
                    <a:srcRect t="3065"/>
                    <a:stretch/>
                  </pic:blipFill>
                  <pic:spPr bwMode="auto">
                    <a:xfrm>
                      <a:off x="0" y="0"/>
                      <a:ext cx="2881630" cy="2690215"/>
                    </a:xfrm>
                    <a:prstGeom prst="rect">
                      <a:avLst/>
                    </a:prstGeom>
                    <a:noFill/>
                    <a:ln>
                      <a:noFill/>
                    </a:ln>
                    <a:extLst>
                      <a:ext uri="{53640926-AAD7-44D8-BBD7-CCE9431645EC}">
                        <a14:shadowObscured xmlns:a14="http://schemas.microsoft.com/office/drawing/2010/main"/>
                      </a:ext>
                    </a:extLst>
                  </pic:spPr>
                </pic:pic>
              </a:graphicData>
            </a:graphic>
          </wp:inline>
        </w:drawing>
      </w:r>
    </w:p>
    <w:p w14:paraId="24CA0978" w14:textId="0B708237" w:rsidR="00156664" w:rsidRPr="001F0710" w:rsidRDefault="00156664" w:rsidP="00156664">
      <w:pPr>
        <w:jc w:val="center"/>
        <w:rPr>
          <w:rFonts w:ascii="Times New Roman" w:hAnsi="Times New Roman" w:cs="Times New Roman"/>
          <w:color w:val="000000"/>
          <w:sz w:val="28"/>
          <w:szCs w:val="28"/>
        </w:rPr>
      </w:pPr>
      <w:r w:rsidRPr="001F0710">
        <w:rPr>
          <w:rFonts w:ascii="Times New Roman" w:hAnsi="Times New Roman" w:cs="Times New Roman"/>
          <w:color w:val="000000"/>
          <w:sz w:val="28"/>
          <w:szCs w:val="28"/>
        </w:rPr>
        <w:t xml:space="preserve">Figure 4.4 Select </w:t>
      </w:r>
      <w:r w:rsidRPr="001F0710">
        <w:rPr>
          <w:rFonts w:ascii="Times New Roman" w:hAnsi="Times New Roman" w:cs="Times New Roman"/>
          <w:color w:val="000000"/>
          <w:sz w:val="28"/>
          <w:szCs w:val="28"/>
        </w:rPr>
        <w:t>Algorithm</w:t>
      </w:r>
      <w:r w:rsidRPr="001F0710">
        <w:rPr>
          <w:rFonts w:ascii="Times New Roman" w:hAnsi="Times New Roman" w:cs="Times New Roman"/>
          <w:color w:val="000000"/>
          <w:sz w:val="28"/>
          <w:szCs w:val="28"/>
        </w:rPr>
        <w:t xml:space="preserve"> for Sorting</w:t>
      </w:r>
    </w:p>
    <w:p w14:paraId="764026A8" w14:textId="77777777" w:rsidR="00156664" w:rsidRPr="001F0710" w:rsidRDefault="00156664" w:rsidP="00156664">
      <w:pPr>
        <w:jc w:val="center"/>
        <w:rPr>
          <w:rFonts w:ascii="Times New Roman" w:hAnsi="Times New Roman" w:cs="Times New Roman"/>
          <w:color w:val="000000"/>
          <w:sz w:val="28"/>
          <w:szCs w:val="28"/>
        </w:rPr>
      </w:pPr>
    </w:p>
    <w:p w14:paraId="460EE566" w14:textId="77777777" w:rsidR="00156664" w:rsidRPr="001F0710" w:rsidRDefault="00156664" w:rsidP="00156664">
      <w:pPr>
        <w:jc w:val="center"/>
        <w:rPr>
          <w:rFonts w:ascii="Times New Roman" w:hAnsi="Times New Roman" w:cs="Times New Roman"/>
          <w:color w:val="000000"/>
          <w:sz w:val="28"/>
          <w:szCs w:val="28"/>
        </w:rPr>
      </w:pPr>
      <w:r w:rsidRPr="001F0710">
        <w:rPr>
          <w:rFonts w:ascii="Times New Roman" w:hAnsi="Times New Roman" w:cs="Times New Roman"/>
          <w:noProof/>
          <w:color w:val="000000"/>
          <w:sz w:val="28"/>
          <w:szCs w:val="28"/>
        </w:rPr>
        <w:drawing>
          <wp:inline distT="0" distB="0" distL="0" distR="0" wp14:anchorId="523FDCBE" wp14:editId="34D255B3">
            <wp:extent cx="2849245" cy="238188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9245" cy="2381885"/>
                    </a:xfrm>
                    <a:prstGeom prst="rect">
                      <a:avLst/>
                    </a:prstGeom>
                    <a:noFill/>
                    <a:ln>
                      <a:noFill/>
                    </a:ln>
                  </pic:spPr>
                </pic:pic>
              </a:graphicData>
            </a:graphic>
          </wp:inline>
        </w:drawing>
      </w:r>
    </w:p>
    <w:p w14:paraId="6690C61F" w14:textId="77777777" w:rsidR="00156664" w:rsidRPr="001F0710" w:rsidRDefault="00156664" w:rsidP="00156664">
      <w:pPr>
        <w:jc w:val="center"/>
        <w:rPr>
          <w:rFonts w:ascii="Times New Roman" w:hAnsi="Times New Roman" w:cs="Times New Roman"/>
          <w:color w:val="000000"/>
          <w:sz w:val="28"/>
          <w:szCs w:val="28"/>
        </w:rPr>
      </w:pPr>
      <w:r w:rsidRPr="001F0710">
        <w:rPr>
          <w:rFonts w:ascii="Times New Roman" w:hAnsi="Times New Roman" w:cs="Times New Roman"/>
          <w:color w:val="000000"/>
          <w:sz w:val="28"/>
          <w:szCs w:val="28"/>
        </w:rPr>
        <w:t xml:space="preserve">Figure 4.5 Select </w:t>
      </w:r>
      <w:r w:rsidRPr="001F0710">
        <w:rPr>
          <w:rFonts w:ascii="Times New Roman" w:hAnsi="Times New Roman" w:cs="Times New Roman"/>
          <w:color w:val="000000"/>
          <w:sz w:val="28"/>
          <w:szCs w:val="28"/>
        </w:rPr>
        <w:t>Algorithm</w:t>
      </w:r>
      <w:r w:rsidRPr="001F0710">
        <w:rPr>
          <w:rFonts w:ascii="Times New Roman" w:hAnsi="Times New Roman" w:cs="Times New Roman"/>
          <w:color w:val="000000"/>
          <w:sz w:val="28"/>
          <w:szCs w:val="28"/>
        </w:rPr>
        <w:t xml:space="preserve"> for Backtracking</w:t>
      </w:r>
    </w:p>
    <w:p w14:paraId="2DF4068C" w14:textId="77777777" w:rsidR="00156664" w:rsidRPr="001F0710" w:rsidRDefault="00156664" w:rsidP="00156664">
      <w:pPr>
        <w:jc w:val="center"/>
        <w:rPr>
          <w:rFonts w:ascii="Times New Roman" w:hAnsi="Times New Roman" w:cs="Times New Roman"/>
          <w:color w:val="000000"/>
          <w:sz w:val="28"/>
          <w:szCs w:val="28"/>
        </w:rPr>
      </w:pPr>
    </w:p>
    <w:p w14:paraId="184C5651" w14:textId="77777777" w:rsidR="00156664" w:rsidRPr="001F0710" w:rsidRDefault="00156664" w:rsidP="00156664">
      <w:pPr>
        <w:jc w:val="center"/>
        <w:rPr>
          <w:rFonts w:ascii="Times New Roman" w:hAnsi="Times New Roman" w:cs="Times New Roman"/>
          <w:color w:val="000000"/>
          <w:sz w:val="28"/>
          <w:szCs w:val="28"/>
        </w:rPr>
      </w:pPr>
      <w:r w:rsidRPr="001F0710">
        <w:rPr>
          <w:rFonts w:ascii="Times New Roman" w:hAnsi="Times New Roman" w:cs="Times New Roman"/>
          <w:noProof/>
          <w:color w:val="000000"/>
          <w:sz w:val="28"/>
          <w:szCs w:val="28"/>
        </w:rPr>
        <w:lastRenderedPageBreak/>
        <w:drawing>
          <wp:inline distT="0" distB="0" distL="0" distR="0" wp14:anchorId="34246527" wp14:editId="676B87FD">
            <wp:extent cx="5741670" cy="3487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1670" cy="3487420"/>
                    </a:xfrm>
                    <a:prstGeom prst="rect">
                      <a:avLst/>
                    </a:prstGeom>
                    <a:noFill/>
                    <a:ln>
                      <a:noFill/>
                    </a:ln>
                  </pic:spPr>
                </pic:pic>
              </a:graphicData>
            </a:graphic>
          </wp:inline>
        </w:drawing>
      </w:r>
    </w:p>
    <w:p w14:paraId="6E2FFE8E" w14:textId="77777777" w:rsidR="00156664" w:rsidRPr="001F0710" w:rsidRDefault="00156664" w:rsidP="00156664">
      <w:pPr>
        <w:jc w:val="center"/>
        <w:rPr>
          <w:rFonts w:ascii="Times New Roman" w:hAnsi="Times New Roman" w:cs="Times New Roman"/>
          <w:color w:val="000000"/>
          <w:sz w:val="28"/>
          <w:szCs w:val="28"/>
        </w:rPr>
      </w:pPr>
      <w:r w:rsidRPr="001F0710">
        <w:rPr>
          <w:rFonts w:ascii="Times New Roman" w:hAnsi="Times New Roman" w:cs="Times New Roman"/>
          <w:color w:val="000000"/>
          <w:sz w:val="28"/>
          <w:szCs w:val="28"/>
        </w:rPr>
        <w:t xml:space="preserve">Figure 4.6 General UI </w:t>
      </w:r>
    </w:p>
    <w:p w14:paraId="7DE5182A" w14:textId="77777777" w:rsidR="00156664" w:rsidRPr="001F0710" w:rsidRDefault="00156664" w:rsidP="00156664">
      <w:pPr>
        <w:jc w:val="center"/>
        <w:rPr>
          <w:rFonts w:ascii="Times New Roman" w:hAnsi="Times New Roman" w:cs="Times New Roman"/>
          <w:color w:val="000000"/>
          <w:sz w:val="28"/>
          <w:szCs w:val="28"/>
        </w:rPr>
      </w:pPr>
    </w:p>
    <w:p w14:paraId="6EC4E291" w14:textId="77777777" w:rsidR="00156664" w:rsidRPr="001F0710" w:rsidRDefault="00156664" w:rsidP="00156664">
      <w:pPr>
        <w:jc w:val="center"/>
        <w:rPr>
          <w:rFonts w:ascii="Times New Roman" w:hAnsi="Times New Roman" w:cs="Times New Roman"/>
          <w:color w:val="000000"/>
          <w:sz w:val="28"/>
          <w:szCs w:val="28"/>
        </w:rPr>
      </w:pPr>
      <w:r w:rsidRPr="001F0710">
        <w:rPr>
          <w:rFonts w:ascii="Times New Roman" w:hAnsi="Times New Roman" w:cs="Times New Roman"/>
          <w:noProof/>
          <w:color w:val="000000"/>
          <w:sz w:val="28"/>
          <w:szCs w:val="28"/>
        </w:rPr>
        <w:drawing>
          <wp:inline distT="0" distB="0" distL="0" distR="0" wp14:anchorId="7B8C5170" wp14:editId="5E55C61E">
            <wp:extent cx="5699125" cy="34766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9125" cy="3476625"/>
                    </a:xfrm>
                    <a:prstGeom prst="rect">
                      <a:avLst/>
                    </a:prstGeom>
                    <a:noFill/>
                    <a:ln>
                      <a:noFill/>
                    </a:ln>
                  </pic:spPr>
                </pic:pic>
              </a:graphicData>
            </a:graphic>
          </wp:inline>
        </w:drawing>
      </w:r>
    </w:p>
    <w:p w14:paraId="4868AC72" w14:textId="77777777" w:rsidR="00156664" w:rsidRPr="001F0710" w:rsidRDefault="00156664" w:rsidP="00156664">
      <w:pPr>
        <w:jc w:val="center"/>
        <w:rPr>
          <w:rFonts w:ascii="Times New Roman" w:hAnsi="Times New Roman" w:cs="Times New Roman"/>
          <w:color w:val="000000"/>
          <w:sz w:val="28"/>
          <w:szCs w:val="28"/>
        </w:rPr>
      </w:pPr>
      <w:r w:rsidRPr="001F0710">
        <w:rPr>
          <w:rFonts w:ascii="Times New Roman" w:hAnsi="Times New Roman" w:cs="Times New Roman"/>
          <w:color w:val="000000"/>
          <w:sz w:val="28"/>
          <w:szCs w:val="28"/>
        </w:rPr>
        <w:t>Figure 4.7 General UI (Solution)</w:t>
      </w:r>
    </w:p>
    <w:p w14:paraId="5981E678" w14:textId="77777777" w:rsidR="00156664" w:rsidRPr="001F0710" w:rsidRDefault="00156664" w:rsidP="00156664">
      <w:pPr>
        <w:jc w:val="center"/>
        <w:rPr>
          <w:rFonts w:ascii="Times New Roman" w:hAnsi="Times New Roman" w:cs="Times New Roman"/>
          <w:color w:val="000000"/>
          <w:sz w:val="28"/>
          <w:szCs w:val="28"/>
        </w:rPr>
      </w:pPr>
    </w:p>
    <w:p w14:paraId="512D65D3" w14:textId="77777777" w:rsidR="00156664" w:rsidRPr="001F0710" w:rsidRDefault="00156664" w:rsidP="00156664">
      <w:pPr>
        <w:jc w:val="center"/>
        <w:rPr>
          <w:rFonts w:ascii="Times New Roman" w:hAnsi="Times New Roman" w:cs="Times New Roman"/>
          <w:color w:val="000000"/>
          <w:sz w:val="28"/>
          <w:szCs w:val="28"/>
        </w:rPr>
      </w:pPr>
    </w:p>
    <w:p w14:paraId="150FA714" w14:textId="77777777" w:rsidR="00156664" w:rsidRPr="001F0710" w:rsidRDefault="00156664" w:rsidP="00156664">
      <w:pPr>
        <w:jc w:val="center"/>
        <w:rPr>
          <w:rFonts w:ascii="Times New Roman" w:hAnsi="Times New Roman" w:cs="Times New Roman"/>
          <w:color w:val="000000"/>
          <w:sz w:val="28"/>
          <w:szCs w:val="28"/>
        </w:rPr>
      </w:pPr>
      <w:r w:rsidRPr="001F0710">
        <w:rPr>
          <w:rFonts w:ascii="Times New Roman" w:hAnsi="Times New Roman" w:cs="Times New Roman"/>
          <w:noProof/>
          <w:color w:val="000000"/>
          <w:sz w:val="28"/>
          <w:szCs w:val="28"/>
        </w:rPr>
        <w:lastRenderedPageBreak/>
        <w:drawing>
          <wp:inline distT="0" distB="0" distL="0" distR="0" wp14:anchorId="4EE26329" wp14:editId="598BAFB5">
            <wp:extent cx="5730875" cy="3476625"/>
            <wp:effectExtent l="0" t="0" r="317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875" cy="3476625"/>
                    </a:xfrm>
                    <a:prstGeom prst="rect">
                      <a:avLst/>
                    </a:prstGeom>
                    <a:noFill/>
                    <a:ln>
                      <a:noFill/>
                    </a:ln>
                  </pic:spPr>
                </pic:pic>
              </a:graphicData>
            </a:graphic>
          </wp:inline>
        </w:drawing>
      </w:r>
    </w:p>
    <w:p w14:paraId="67290DC7" w14:textId="35E5A52E" w:rsidR="005B021E" w:rsidRPr="001F0710" w:rsidRDefault="00156664" w:rsidP="00156664">
      <w:pPr>
        <w:jc w:val="center"/>
        <w:rPr>
          <w:rFonts w:ascii="Times New Roman" w:hAnsi="Times New Roman" w:cs="Times New Roman"/>
          <w:color w:val="000000"/>
          <w:sz w:val="28"/>
          <w:szCs w:val="28"/>
        </w:rPr>
      </w:pPr>
      <w:r w:rsidRPr="001F0710">
        <w:rPr>
          <w:rFonts w:ascii="Times New Roman" w:hAnsi="Times New Roman" w:cs="Times New Roman"/>
          <w:color w:val="000000"/>
          <w:sz w:val="28"/>
          <w:szCs w:val="28"/>
        </w:rPr>
        <w:t xml:space="preserve">Figure </w:t>
      </w:r>
      <w:r w:rsidR="005B021E" w:rsidRPr="001F0710">
        <w:rPr>
          <w:rFonts w:ascii="Times New Roman" w:hAnsi="Times New Roman" w:cs="Times New Roman"/>
          <w:color w:val="000000"/>
          <w:sz w:val="28"/>
          <w:szCs w:val="28"/>
        </w:rPr>
        <w:t>4.8 Customized UI for Sorting Algorithm’s</w:t>
      </w:r>
    </w:p>
    <w:p w14:paraId="504A96E2" w14:textId="77777777" w:rsidR="005B021E" w:rsidRPr="001F0710" w:rsidRDefault="005B021E" w:rsidP="00156664">
      <w:pPr>
        <w:jc w:val="center"/>
        <w:rPr>
          <w:rFonts w:ascii="Times New Roman" w:hAnsi="Times New Roman" w:cs="Times New Roman"/>
          <w:color w:val="000000"/>
          <w:sz w:val="28"/>
          <w:szCs w:val="28"/>
        </w:rPr>
      </w:pPr>
    </w:p>
    <w:p w14:paraId="7DF2FE6E" w14:textId="77777777" w:rsidR="005B021E" w:rsidRPr="001F0710" w:rsidRDefault="005B021E" w:rsidP="00156664">
      <w:pPr>
        <w:jc w:val="center"/>
        <w:rPr>
          <w:rFonts w:ascii="Times New Roman" w:hAnsi="Times New Roman" w:cs="Times New Roman"/>
          <w:color w:val="000000"/>
          <w:sz w:val="28"/>
          <w:szCs w:val="28"/>
        </w:rPr>
      </w:pPr>
      <w:r w:rsidRPr="001F0710">
        <w:rPr>
          <w:rFonts w:ascii="Times New Roman" w:hAnsi="Times New Roman" w:cs="Times New Roman"/>
          <w:noProof/>
          <w:color w:val="000000"/>
          <w:sz w:val="28"/>
          <w:szCs w:val="28"/>
        </w:rPr>
        <w:drawing>
          <wp:inline distT="0" distB="0" distL="0" distR="0" wp14:anchorId="36BCEA90" wp14:editId="7C6DC192">
            <wp:extent cx="5730875" cy="348742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875" cy="3487420"/>
                    </a:xfrm>
                    <a:prstGeom prst="rect">
                      <a:avLst/>
                    </a:prstGeom>
                    <a:noFill/>
                    <a:ln>
                      <a:noFill/>
                    </a:ln>
                  </pic:spPr>
                </pic:pic>
              </a:graphicData>
            </a:graphic>
          </wp:inline>
        </w:drawing>
      </w:r>
    </w:p>
    <w:p w14:paraId="2B0B9293" w14:textId="77777777" w:rsidR="005B021E" w:rsidRPr="001F0710" w:rsidRDefault="005B021E" w:rsidP="00156664">
      <w:pPr>
        <w:jc w:val="center"/>
        <w:rPr>
          <w:rFonts w:ascii="Times New Roman" w:hAnsi="Times New Roman" w:cs="Times New Roman"/>
          <w:color w:val="000000"/>
          <w:sz w:val="28"/>
          <w:szCs w:val="28"/>
        </w:rPr>
      </w:pPr>
      <w:r w:rsidRPr="001F0710">
        <w:rPr>
          <w:rFonts w:ascii="Times New Roman" w:hAnsi="Times New Roman" w:cs="Times New Roman"/>
          <w:color w:val="000000"/>
          <w:sz w:val="28"/>
          <w:szCs w:val="28"/>
        </w:rPr>
        <w:t>Figure 4.9 Customized UI Solution</w:t>
      </w:r>
    </w:p>
    <w:p w14:paraId="651C4854" w14:textId="77777777" w:rsidR="005B021E" w:rsidRPr="001F0710" w:rsidRDefault="005B021E" w:rsidP="00156664">
      <w:pPr>
        <w:jc w:val="center"/>
        <w:rPr>
          <w:rFonts w:ascii="Times New Roman" w:hAnsi="Times New Roman" w:cs="Times New Roman"/>
          <w:color w:val="000000"/>
          <w:sz w:val="28"/>
          <w:szCs w:val="28"/>
        </w:rPr>
      </w:pPr>
    </w:p>
    <w:p w14:paraId="3917CCEB" w14:textId="77777777" w:rsidR="005B021E" w:rsidRPr="001F0710" w:rsidRDefault="005B021E" w:rsidP="00156664">
      <w:pPr>
        <w:jc w:val="center"/>
        <w:rPr>
          <w:rFonts w:ascii="Times New Roman" w:hAnsi="Times New Roman" w:cs="Times New Roman"/>
          <w:color w:val="000000"/>
          <w:sz w:val="28"/>
          <w:szCs w:val="28"/>
        </w:rPr>
      </w:pPr>
    </w:p>
    <w:p w14:paraId="510D7984" w14:textId="5E00A9CA" w:rsidR="005B021E" w:rsidRPr="001F0710" w:rsidRDefault="005B021E" w:rsidP="00156664">
      <w:pPr>
        <w:jc w:val="center"/>
        <w:rPr>
          <w:rFonts w:ascii="Times New Roman" w:hAnsi="Times New Roman" w:cs="Times New Roman"/>
          <w:color w:val="000000"/>
          <w:sz w:val="28"/>
          <w:szCs w:val="28"/>
        </w:rPr>
      </w:pPr>
      <w:r w:rsidRPr="001F0710">
        <w:rPr>
          <w:rFonts w:ascii="Times New Roman" w:hAnsi="Times New Roman" w:cs="Times New Roman"/>
          <w:noProof/>
          <w:color w:val="000000"/>
          <w:sz w:val="28"/>
          <w:szCs w:val="28"/>
        </w:rPr>
        <w:lastRenderedPageBreak/>
        <w:drawing>
          <wp:inline distT="0" distB="0" distL="0" distR="0" wp14:anchorId="3B6F9A2A" wp14:editId="23BE7E51">
            <wp:extent cx="5699125" cy="72091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99125" cy="7209155"/>
                    </a:xfrm>
                    <a:prstGeom prst="rect">
                      <a:avLst/>
                    </a:prstGeom>
                    <a:noFill/>
                    <a:ln>
                      <a:noFill/>
                    </a:ln>
                  </pic:spPr>
                </pic:pic>
              </a:graphicData>
            </a:graphic>
          </wp:inline>
        </w:drawing>
      </w:r>
    </w:p>
    <w:p w14:paraId="130A15AC" w14:textId="09E16B69" w:rsidR="00887F98" w:rsidRPr="001F0710" w:rsidRDefault="005B021E" w:rsidP="00156664">
      <w:pPr>
        <w:jc w:val="center"/>
        <w:rPr>
          <w:rFonts w:ascii="Times New Roman" w:eastAsia="Times New Roman" w:hAnsi="Times New Roman" w:cs="Times New Roman"/>
          <w:color w:val="000000"/>
          <w:sz w:val="28"/>
          <w:szCs w:val="28"/>
          <w:lang w:eastAsia="en-IN"/>
        </w:rPr>
      </w:pPr>
      <w:r w:rsidRPr="001F0710">
        <w:rPr>
          <w:rFonts w:ascii="Times New Roman" w:hAnsi="Times New Roman" w:cs="Times New Roman"/>
          <w:color w:val="000000"/>
          <w:sz w:val="28"/>
          <w:szCs w:val="28"/>
        </w:rPr>
        <w:t>Figure 4.10 Solution of N-Queen</w:t>
      </w:r>
      <w:r w:rsidR="00887F98" w:rsidRPr="001F0710">
        <w:rPr>
          <w:rFonts w:ascii="Times New Roman" w:hAnsi="Times New Roman" w:cs="Times New Roman"/>
          <w:color w:val="000000"/>
          <w:sz w:val="28"/>
          <w:szCs w:val="28"/>
        </w:rPr>
        <w:br w:type="page"/>
      </w:r>
    </w:p>
    <w:p w14:paraId="5A402609" w14:textId="75D4ED32" w:rsidR="00887F98" w:rsidRPr="001F0710" w:rsidRDefault="00887F98" w:rsidP="00887F98">
      <w:pPr>
        <w:pStyle w:val="NormalWeb"/>
        <w:spacing w:before="195" w:after="0" w:line="276" w:lineRule="auto"/>
        <w:ind w:right="643" w:firstLine="720"/>
        <w:jc w:val="center"/>
        <w:rPr>
          <w:b/>
          <w:bCs/>
          <w:color w:val="000000"/>
          <w:sz w:val="36"/>
          <w:szCs w:val="36"/>
        </w:rPr>
      </w:pPr>
      <w:r w:rsidRPr="001F0710">
        <w:rPr>
          <w:b/>
          <w:bCs/>
          <w:color w:val="000000"/>
          <w:sz w:val="36"/>
          <w:szCs w:val="36"/>
        </w:rPr>
        <w:lastRenderedPageBreak/>
        <w:t>Conclusion</w:t>
      </w:r>
    </w:p>
    <w:p w14:paraId="3FD786A8" w14:textId="0815F22E" w:rsidR="00887F98" w:rsidRPr="001F0710" w:rsidRDefault="00887F98" w:rsidP="00887F98">
      <w:pPr>
        <w:pStyle w:val="NormalWeb"/>
        <w:spacing w:before="195" w:after="0" w:line="276" w:lineRule="auto"/>
        <w:ind w:left="720" w:right="643"/>
        <w:jc w:val="both"/>
        <w:rPr>
          <w:color w:val="000000"/>
          <w:sz w:val="28"/>
          <w:szCs w:val="28"/>
        </w:rPr>
      </w:pPr>
      <w:r w:rsidRPr="001F0710">
        <w:rPr>
          <w:color w:val="000000"/>
          <w:sz w:val="28"/>
          <w:szCs w:val="28"/>
        </w:rPr>
        <w:t>In conclusion, AI Playground will be very beneficial for both students as</w:t>
      </w:r>
      <w:r w:rsidRPr="001F0710">
        <w:rPr>
          <w:color w:val="000000"/>
          <w:sz w:val="28"/>
          <w:szCs w:val="28"/>
        </w:rPr>
        <w:t xml:space="preserve"> </w:t>
      </w:r>
      <w:r w:rsidRPr="001F0710">
        <w:rPr>
          <w:color w:val="000000"/>
          <w:sz w:val="28"/>
          <w:szCs w:val="28"/>
        </w:rPr>
        <w:t>well as the educator, as learning and teaching algorithms will be like a cup</w:t>
      </w:r>
      <w:r w:rsidRPr="001F0710">
        <w:rPr>
          <w:color w:val="000000"/>
          <w:sz w:val="28"/>
          <w:szCs w:val="28"/>
        </w:rPr>
        <w:t xml:space="preserve"> </w:t>
      </w:r>
      <w:r w:rsidRPr="001F0710">
        <w:rPr>
          <w:color w:val="000000"/>
          <w:sz w:val="28"/>
          <w:szCs w:val="28"/>
        </w:rPr>
        <w:t>of tea for students and teachers respectively. With the help of this students</w:t>
      </w:r>
      <w:r w:rsidRPr="001F0710">
        <w:rPr>
          <w:color w:val="000000"/>
          <w:sz w:val="28"/>
          <w:szCs w:val="28"/>
        </w:rPr>
        <w:t xml:space="preserve"> </w:t>
      </w:r>
      <w:r w:rsidRPr="001F0710">
        <w:rPr>
          <w:color w:val="000000"/>
          <w:sz w:val="28"/>
          <w:szCs w:val="28"/>
        </w:rPr>
        <w:t>will not only understand algorithms properly but also learn time</w:t>
      </w:r>
      <w:r w:rsidRPr="001F0710">
        <w:rPr>
          <w:color w:val="000000"/>
          <w:sz w:val="28"/>
          <w:szCs w:val="28"/>
        </w:rPr>
        <w:t xml:space="preserve"> </w:t>
      </w:r>
      <w:r w:rsidRPr="001F0710">
        <w:rPr>
          <w:color w:val="000000"/>
          <w:sz w:val="28"/>
          <w:szCs w:val="28"/>
        </w:rPr>
        <w:t>management. The proposed System is designed so that it will be accessible</w:t>
      </w:r>
      <w:r w:rsidRPr="001F0710">
        <w:rPr>
          <w:color w:val="000000"/>
          <w:sz w:val="28"/>
          <w:szCs w:val="28"/>
        </w:rPr>
        <w:t xml:space="preserve"> </w:t>
      </w:r>
      <w:r w:rsidRPr="001F0710">
        <w:rPr>
          <w:color w:val="000000"/>
          <w:sz w:val="28"/>
          <w:szCs w:val="28"/>
        </w:rPr>
        <w:t>at any time anywhere it will also make understanding algorithms easier and</w:t>
      </w:r>
      <w:r w:rsidRPr="001F0710">
        <w:rPr>
          <w:color w:val="000000"/>
          <w:sz w:val="28"/>
          <w:szCs w:val="28"/>
        </w:rPr>
        <w:t xml:space="preserve"> faster.</w:t>
      </w:r>
    </w:p>
    <w:p w14:paraId="4CF879CB" w14:textId="77777777" w:rsidR="00887F98" w:rsidRPr="001F0710" w:rsidRDefault="00887F98">
      <w:pPr>
        <w:rPr>
          <w:rFonts w:ascii="Times New Roman" w:eastAsia="Times New Roman" w:hAnsi="Times New Roman" w:cs="Times New Roman"/>
          <w:color w:val="000000"/>
          <w:sz w:val="28"/>
          <w:szCs w:val="28"/>
          <w:lang w:eastAsia="en-IN"/>
        </w:rPr>
      </w:pPr>
      <w:r w:rsidRPr="001F0710">
        <w:rPr>
          <w:rFonts w:ascii="Times New Roman" w:hAnsi="Times New Roman" w:cs="Times New Roman"/>
          <w:color w:val="000000"/>
          <w:sz w:val="28"/>
          <w:szCs w:val="28"/>
        </w:rPr>
        <w:br w:type="page"/>
      </w:r>
    </w:p>
    <w:p w14:paraId="41DE4F13" w14:textId="77777777" w:rsidR="00887F98" w:rsidRPr="001F0710" w:rsidRDefault="00887F98" w:rsidP="00887F98">
      <w:pPr>
        <w:pStyle w:val="NormalWeb"/>
        <w:spacing w:before="195" w:after="0" w:line="276" w:lineRule="auto"/>
        <w:ind w:left="720" w:right="643"/>
        <w:jc w:val="center"/>
        <w:rPr>
          <w:b/>
          <w:bCs/>
          <w:color w:val="000000"/>
          <w:sz w:val="36"/>
          <w:szCs w:val="36"/>
        </w:rPr>
      </w:pPr>
      <w:r w:rsidRPr="001F0710">
        <w:rPr>
          <w:b/>
          <w:bCs/>
          <w:color w:val="000000"/>
          <w:sz w:val="36"/>
          <w:szCs w:val="36"/>
        </w:rPr>
        <w:lastRenderedPageBreak/>
        <w:t>APPENDIX</w:t>
      </w:r>
    </w:p>
    <w:p w14:paraId="088C5FFA" w14:textId="77777777" w:rsidR="00887F98" w:rsidRPr="001F0710" w:rsidRDefault="00887F98" w:rsidP="00887F98">
      <w:pPr>
        <w:pStyle w:val="NormalWeb"/>
        <w:spacing w:before="195" w:after="0" w:line="276" w:lineRule="auto"/>
        <w:ind w:left="720" w:right="643"/>
        <w:jc w:val="both"/>
        <w:rPr>
          <w:color w:val="000000"/>
          <w:sz w:val="28"/>
          <w:szCs w:val="28"/>
        </w:rPr>
      </w:pPr>
    </w:p>
    <w:p w14:paraId="0C4AA5A8" w14:textId="77777777" w:rsidR="00887F98" w:rsidRPr="001F0710" w:rsidRDefault="00887F98" w:rsidP="00887F98">
      <w:pPr>
        <w:pStyle w:val="NormalWeb"/>
        <w:spacing w:before="195" w:after="0" w:line="276" w:lineRule="auto"/>
        <w:ind w:left="720" w:right="643"/>
        <w:jc w:val="both"/>
        <w:rPr>
          <w:color w:val="000000"/>
          <w:sz w:val="28"/>
          <w:szCs w:val="28"/>
        </w:rPr>
      </w:pPr>
      <w:r w:rsidRPr="001F0710">
        <w:rPr>
          <w:color w:val="000000"/>
          <w:sz w:val="28"/>
          <w:szCs w:val="28"/>
        </w:rPr>
        <w:t>1. Python</w:t>
      </w:r>
    </w:p>
    <w:p w14:paraId="6CA4C491" w14:textId="7CB7605C" w:rsidR="00887F98" w:rsidRPr="001F0710" w:rsidRDefault="00887F98" w:rsidP="00887F98">
      <w:pPr>
        <w:pStyle w:val="NormalWeb"/>
        <w:spacing w:before="195" w:after="0" w:line="276" w:lineRule="auto"/>
        <w:ind w:left="720" w:right="643"/>
        <w:jc w:val="both"/>
        <w:rPr>
          <w:color w:val="000000"/>
          <w:sz w:val="28"/>
          <w:szCs w:val="28"/>
        </w:rPr>
      </w:pPr>
      <w:r w:rsidRPr="001F0710">
        <w:rPr>
          <w:color w:val="000000"/>
          <w:sz w:val="28"/>
          <w:szCs w:val="28"/>
        </w:rPr>
        <w:t>Python is a high-level, general-purpose programming language. Its design</w:t>
      </w:r>
      <w:r w:rsidRPr="001F0710">
        <w:rPr>
          <w:color w:val="000000"/>
          <w:sz w:val="28"/>
          <w:szCs w:val="28"/>
        </w:rPr>
        <w:t xml:space="preserve"> </w:t>
      </w:r>
      <w:r w:rsidRPr="001F0710">
        <w:rPr>
          <w:color w:val="000000"/>
          <w:sz w:val="28"/>
          <w:szCs w:val="28"/>
        </w:rPr>
        <w:t>philosophy emphasizes code readability with the use of significant</w:t>
      </w:r>
      <w:r w:rsidRPr="001F0710">
        <w:rPr>
          <w:color w:val="000000"/>
          <w:sz w:val="28"/>
          <w:szCs w:val="28"/>
        </w:rPr>
        <w:t xml:space="preserve"> </w:t>
      </w:r>
      <w:r w:rsidRPr="001F0710">
        <w:rPr>
          <w:color w:val="000000"/>
          <w:sz w:val="28"/>
          <w:szCs w:val="28"/>
        </w:rPr>
        <w:t>indentation. Python is dynamically-typed and garbage-collected. It supports</w:t>
      </w:r>
      <w:r w:rsidRPr="001F0710">
        <w:rPr>
          <w:color w:val="000000"/>
          <w:sz w:val="28"/>
          <w:szCs w:val="28"/>
        </w:rPr>
        <w:t xml:space="preserve"> </w:t>
      </w:r>
      <w:r w:rsidRPr="001F0710">
        <w:rPr>
          <w:color w:val="000000"/>
          <w:sz w:val="28"/>
          <w:szCs w:val="28"/>
        </w:rPr>
        <w:t>multiple programming paradigms, including structured (particularly</w:t>
      </w:r>
      <w:r w:rsidRPr="001F0710">
        <w:rPr>
          <w:color w:val="000000"/>
          <w:sz w:val="28"/>
          <w:szCs w:val="28"/>
        </w:rPr>
        <w:t xml:space="preserve"> </w:t>
      </w:r>
      <w:r w:rsidRPr="001F0710">
        <w:rPr>
          <w:color w:val="000000"/>
          <w:sz w:val="28"/>
          <w:szCs w:val="28"/>
        </w:rPr>
        <w:t>procedural), object-oriented and functional programming. It is often</w:t>
      </w:r>
      <w:r w:rsidRPr="001F0710">
        <w:rPr>
          <w:color w:val="000000"/>
          <w:sz w:val="28"/>
          <w:szCs w:val="28"/>
        </w:rPr>
        <w:t xml:space="preserve"> </w:t>
      </w:r>
      <w:r w:rsidRPr="001F0710">
        <w:rPr>
          <w:color w:val="000000"/>
          <w:sz w:val="28"/>
          <w:szCs w:val="28"/>
        </w:rPr>
        <w:t>described as a "batteries included" language due to its comprehensive</w:t>
      </w:r>
      <w:r w:rsidRPr="001F0710">
        <w:rPr>
          <w:color w:val="000000"/>
          <w:sz w:val="28"/>
          <w:szCs w:val="28"/>
        </w:rPr>
        <w:t xml:space="preserve"> </w:t>
      </w:r>
      <w:r w:rsidRPr="001F0710">
        <w:rPr>
          <w:color w:val="000000"/>
          <w:sz w:val="28"/>
          <w:szCs w:val="28"/>
        </w:rPr>
        <w:t>standard library. Guido van Rossum began working on Python in the late</w:t>
      </w:r>
      <w:r w:rsidRPr="001F0710">
        <w:rPr>
          <w:color w:val="000000"/>
          <w:sz w:val="28"/>
          <w:szCs w:val="28"/>
        </w:rPr>
        <w:t xml:space="preserve"> 1</w:t>
      </w:r>
      <w:r w:rsidRPr="001F0710">
        <w:rPr>
          <w:color w:val="000000"/>
          <w:sz w:val="28"/>
          <w:szCs w:val="28"/>
        </w:rPr>
        <w:t>980s as a successor to the ABC programming language and first released</w:t>
      </w:r>
      <w:r w:rsidRPr="001F0710">
        <w:rPr>
          <w:color w:val="000000"/>
          <w:sz w:val="28"/>
          <w:szCs w:val="28"/>
        </w:rPr>
        <w:t xml:space="preserve"> </w:t>
      </w:r>
      <w:r w:rsidRPr="001F0710">
        <w:rPr>
          <w:color w:val="000000"/>
          <w:sz w:val="28"/>
          <w:szCs w:val="28"/>
        </w:rPr>
        <w:t>it in 1991 as Python 0.9.0. Python 2.0 was released in 2000 and introduced</w:t>
      </w:r>
      <w:r w:rsidRPr="001F0710">
        <w:rPr>
          <w:color w:val="000000"/>
          <w:sz w:val="28"/>
          <w:szCs w:val="28"/>
        </w:rPr>
        <w:t xml:space="preserve"> </w:t>
      </w:r>
      <w:r w:rsidRPr="001F0710">
        <w:rPr>
          <w:color w:val="000000"/>
          <w:sz w:val="28"/>
          <w:szCs w:val="28"/>
        </w:rPr>
        <w:t>new features such as list comprehensions, cycle-detecting garbage</w:t>
      </w:r>
      <w:r w:rsidRPr="001F0710">
        <w:rPr>
          <w:color w:val="000000"/>
          <w:sz w:val="28"/>
          <w:szCs w:val="28"/>
        </w:rPr>
        <w:t xml:space="preserve"> </w:t>
      </w:r>
      <w:r w:rsidRPr="001F0710">
        <w:rPr>
          <w:color w:val="000000"/>
          <w:sz w:val="28"/>
          <w:szCs w:val="28"/>
        </w:rPr>
        <w:t>collection, reference counting, and Unicode support. Python 3.0, released</w:t>
      </w:r>
      <w:r w:rsidRPr="001F0710">
        <w:rPr>
          <w:color w:val="000000"/>
          <w:sz w:val="28"/>
          <w:szCs w:val="28"/>
        </w:rPr>
        <w:t xml:space="preserve"> </w:t>
      </w:r>
      <w:r w:rsidRPr="001F0710">
        <w:rPr>
          <w:color w:val="000000"/>
          <w:sz w:val="28"/>
          <w:szCs w:val="28"/>
        </w:rPr>
        <w:t>in 2008, was a major revision that is not completely backward-compatible</w:t>
      </w:r>
      <w:r w:rsidRPr="001F0710">
        <w:rPr>
          <w:color w:val="000000"/>
          <w:sz w:val="28"/>
          <w:szCs w:val="28"/>
        </w:rPr>
        <w:t xml:space="preserve"> </w:t>
      </w:r>
      <w:r w:rsidRPr="001F0710">
        <w:rPr>
          <w:color w:val="000000"/>
          <w:sz w:val="28"/>
          <w:szCs w:val="28"/>
        </w:rPr>
        <w:t>with earlier versions. Python 2 was discontinued with version 2.7.18 in</w:t>
      </w:r>
      <w:r w:rsidRPr="001F0710">
        <w:rPr>
          <w:color w:val="000000"/>
          <w:sz w:val="28"/>
          <w:szCs w:val="28"/>
        </w:rPr>
        <w:t xml:space="preserve"> </w:t>
      </w:r>
      <w:r w:rsidRPr="001F0710">
        <w:rPr>
          <w:color w:val="000000"/>
          <w:sz w:val="28"/>
          <w:szCs w:val="28"/>
        </w:rPr>
        <w:t>2020. Python consistently ranks as one of the most popular programming</w:t>
      </w:r>
      <w:r w:rsidRPr="001F0710">
        <w:rPr>
          <w:color w:val="000000"/>
          <w:sz w:val="28"/>
          <w:szCs w:val="28"/>
        </w:rPr>
        <w:t xml:space="preserve"> </w:t>
      </w:r>
      <w:r w:rsidRPr="001F0710">
        <w:rPr>
          <w:color w:val="000000"/>
          <w:sz w:val="28"/>
          <w:szCs w:val="28"/>
        </w:rPr>
        <w:t>languages</w:t>
      </w:r>
    </w:p>
    <w:p w14:paraId="21F8B6E3" w14:textId="42866A29" w:rsidR="00887F98" w:rsidRPr="001F0710" w:rsidRDefault="00887F98" w:rsidP="00887F98">
      <w:pPr>
        <w:pStyle w:val="NormalWeb"/>
        <w:spacing w:before="195" w:after="0" w:line="276" w:lineRule="auto"/>
        <w:ind w:left="720" w:right="643"/>
        <w:jc w:val="both"/>
        <w:rPr>
          <w:color w:val="000000"/>
          <w:sz w:val="28"/>
          <w:szCs w:val="28"/>
        </w:rPr>
      </w:pPr>
      <w:r w:rsidRPr="001F0710">
        <w:rPr>
          <w:color w:val="000000"/>
          <w:sz w:val="28"/>
          <w:szCs w:val="28"/>
        </w:rPr>
        <w:t xml:space="preserve">2. </w:t>
      </w:r>
      <w:proofErr w:type="spellStart"/>
      <w:r w:rsidRPr="001F0710">
        <w:rPr>
          <w:color w:val="000000"/>
          <w:sz w:val="28"/>
          <w:szCs w:val="28"/>
        </w:rPr>
        <w:t>tkinter</w:t>
      </w:r>
      <w:proofErr w:type="spellEnd"/>
    </w:p>
    <w:p w14:paraId="436657A3" w14:textId="5FE0A0BA" w:rsidR="00887F98" w:rsidRPr="001F0710" w:rsidRDefault="00887F98" w:rsidP="00887F98">
      <w:pPr>
        <w:pStyle w:val="NormalWeb"/>
        <w:shd w:val="clear" w:color="auto" w:fill="FFFFFF"/>
        <w:ind w:left="720"/>
        <w:rPr>
          <w:sz w:val="28"/>
          <w:szCs w:val="28"/>
        </w:rPr>
      </w:pPr>
      <w:r w:rsidRPr="001F0710">
        <w:rPr>
          <w:sz w:val="28"/>
          <w:szCs w:val="28"/>
        </w:rPr>
        <w:t>The </w:t>
      </w:r>
      <w:proofErr w:type="spellStart"/>
      <w:r w:rsidR="001A53C6">
        <w:fldChar w:fldCharType="begin"/>
      </w:r>
      <w:r w:rsidR="001A53C6">
        <w:instrText>HYPERLINK "https://docs.python.org/3/library/tkinter.html" \l "module-tkinter" \o "tkinter: Interface to Tcl/Tk for graphical user interfaces"</w:instrText>
      </w:r>
      <w:r w:rsidR="001A53C6">
        <w:fldChar w:fldCharType="separate"/>
      </w:r>
      <w:r w:rsidRPr="001F0710">
        <w:rPr>
          <w:rStyle w:val="pre"/>
          <w:sz w:val="28"/>
          <w:szCs w:val="28"/>
        </w:rPr>
        <w:t>tkinter</w:t>
      </w:r>
      <w:proofErr w:type="spellEnd"/>
      <w:r w:rsidR="001A53C6">
        <w:rPr>
          <w:rStyle w:val="pre"/>
          <w:sz w:val="28"/>
          <w:szCs w:val="28"/>
        </w:rPr>
        <w:fldChar w:fldCharType="end"/>
      </w:r>
      <w:r w:rsidRPr="001F0710">
        <w:rPr>
          <w:sz w:val="28"/>
          <w:szCs w:val="28"/>
        </w:rPr>
        <w:t xml:space="preserve"> package (“Tk interface”) is the standard Python interface to the </w:t>
      </w:r>
      <w:proofErr w:type="spellStart"/>
      <w:r w:rsidRPr="001F0710">
        <w:rPr>
          <w:sz w:val="28"/>
          <w:szCs w:val="28"/>
        </w:rPr>
        <w:t>Tcl</w:t>
      </w:r>
      <w:proofErr w:type="spellEnd"/>
      <w:r w:rsidRPr="001F0710">
        <w:rPr>
          <w:sz w:val="28"/>
          <w:szCs w:val="28"/>
        </w:rPr>
        <w:t>/Tk GUI toolkit. Both Tk and </w:t>
      </w:r>
      <w:proofErr w:type="spellStart"/>
      <w:r w:rsidR="001A53C6" w:rsidRPr="001F0710">
        <w:fldChar w:fldCharType="begin"/>
      </w:r>
      <w:r w:rsidR="001A53C6" w:rsidRPr="001F0710">
        <w:instrText>HYPERLINK "https://docs.python.org/3/library/tkinter.html" \l "module-tkinter" \o "tkinter: Interface to Tcl/Tk for graphical user interfaces"</w:instrText>
      </w:r>
      <w:r w:rsidR="001A53C6" w:rsidRPr="001F0710">
        <w:fldChar w:fldCharType="separate"/>
      </w:r>
      <w:r w:rsidRPr="001F0710">
        <w:rPr>
          <w:rStyle w:val="pre"/>
          <w:sz w:val="28"/>
          <w:szCs w:val="28"/>
        </w:rPr>
        <w:t>tkinter</w:t>
      </w:r>
      <w:proofErr w:type="spellEnd"/>
      <w:r w:rsidR="001A53C6" w:rsidRPr="001F0710">
        <w:rPr>
          <w:rStyle w:val="pre"/>
          <w:sz w:val="28"/>
          <w:szCs w:val="28"/>
        </w:rPr>
        <w:fldChar w:fldCharType="end"/>
      </w:r>
      <w:r w:rsidRPr="001F0710">
        <w:rPr>
          <w:sz w:val="28"/>
          <w:szCs w:val="28"/>
        </w:rPr>
        <w:t> are available on most Unix platforms, including macOS, as well as on Windows systems.</w:t>
      </w:r>
    </w:p>
    <w:p w14:paraId="483CEE31" w14:textId="4782F056" w:rsidR="00887F98" w:rsidRPr="001F0710" w:rsidRDefault="00887F98" w:rsidP="00887F98">
      <w:pPr>
        <w:pStyle w:val="NormalWeb"/>
        <w:shd w:val="clear" w:color="auto" w:fill="FFFFFF"/>
        <w:ind w:left="720"/>
        <w:rPr>
          <w:sz w:val="28"/>
          <w:szCs w:val="28"/>
        </w:rPr>
      </w:pPr>
      <w:r w:rsidRPr="001F0710">
        <w:rPr>
          <w:sz w:val="28"/>
          <w:szCs w:val="28"/>
        </w:rPr>
        <w:t>Running </w:t>
      </w:r>
      <w:r w:rsidRPr="001F0710">
        <w:rPr>
          <w:rStyle w:val="pre"/>
          <w:sz w:val="28"/>
          <w:szCs w:val="28"/>
          <w:shd w:val="clear" w:color="auto" w:fill="ECF0F3"/>
        </w:rPr>
        <w:t>python</w:t>
      </w:r>
      <w:r w:rsidRPr="001F0710">
        <w:rPr>
          <w:rStyle w:val="HTMLCode"/>
          <w:rFonts w:ascii="Times New Roman" w:hAnsi="Times New Roman" w:cs="Times New Roman"/>
          <w:sz w:val="28"/>
          <w:szCs w:val="28"/>
          <w:shd w:val="clear" w:color="auto" w:fill="ECF0F3"/>
        </w:rPr>
        <w:t> </w:t>
      </w:r>
      <w:r w:rsidRPr="001F0710">
        <w:rPr>
          <w:rStyle w:val="pre"/>
          <w:sz w:val="28"/>
          <w:szCs w:val="28"/>
          <w:shd w:val="clear" w:color="auto" w:fill="ECF0F3"/>
        </w:rPr>
        <w:t>-m</w:t>
      </w:r>
      <w:r w:rsidRPr="001F0710">
        <w:rPr>
          <w:rStyle w:val="HTMLCode"/>
          <w:rFonts w:ascii="Times New Roman" w:hAnsi="Times New Roman" w:cs="Times New Roman"/>
          <w:sz w:val="28"/>
          <w:szCs w:val="28"/>
          <w:shd w:val="clear" w:color="auto" w:fill="ECF0F3"/>
        </w:rPr>
        <w:t> </w:t>
      </w:r>
      <w:proofErr w:type="spellStart"/>
      <w:r w:rsidRPr="001F0710">
        <w:rPr>
          <w:rStyle w:val="pre"/>
          <w:sz w:val="28"/>
          <w:szCs w:val="28"/>
          <w:shd w:val="clear" w:color="auto" w:fill="ECF0F3"/>
        </w:rPr>
        <w:t>tkinter</w:t>
      </w:r>
      <w:proofErr w:type="spellEnd"/>
      <w:r w:rsidRPr="001F0710">
        <w:rPr>
          <w:sz w:val="28"/>
          <w:szCs w:val="28"/>
        </w:rPr>
        <w:t> from the command line should open a window demonstrating a simple Tk interface, letting you know that </w:t>
      </w:r>
      <w:proofErr w:type="spellStart"/>
      <w:r w:rsidR="001A53C6">
        <w:fldChar w:fldCharType="begin"/>
      </w:r>
      <w:r w:rsidR="001A53C6">
        <w:instrText>HYPERLINK "https://docs.python.org/3/library/tkinter.html" \l "module-tkinter" \o "tkinter: Interface to Tcl/Tk for graphical user interfaces"</w:instrText>
      </w:r>
      <w:r w:rsidR="001A53C6">
        <w:fldChar w:fldCharType="separate"/>
      </w:r>
      <w:r w:rsidRPr="001F0710">
        <w:rPr>
          <w:rStyle w:val="pre"/>
          <w:sz w:val="28"/>
          <w:szCs w:val="28"/>
        </w:rPr>
        <w:t>tkinter</w:t>
      </w:r>
      <w:proofErr w:type="spellEnd"/>
      <w:r w:rsidR="001A53C6">
        <w:rPr>
          <w:rStyle w:val="pre"/>
          <w:sz w:val="28"/>
          <w:szCs w:val="28"/>
        </w:rPr>
        <w:fldChar w:fldCharType="end"/>
      </w:r>
      <w:r w:rsidRPr="001F0710">
        <w:rPr>
          <w:sz w:val="28"/>
          <w:szCs w:val="28"/>
        </w:rPr>
        <w:t xml:space="preserve"> is properly installed on your system, and also showing what version of </w:t>
      </w:r>
      <w:proofErr w:type="spellStart"/>
      <w:r w:rsidRPr="001F0710">
        <w:rPr>
          <w:sz w:val="28"/>
          <w:szCs w:val="28"/>
        </w:rPr>
        <w:t>Tcl</w:t>
      </w:r>
      <w:proofErr w:type="spellEnd"/>
      <w:r w:rsidRPr="001F0710">
        <w:rPr>
          <w:sz w:val="28"/>
          <w:szCs w:val="28"/>
        </w:rPr>
        <w:t xml:space="preserve">/Tk is installed, so you can read the </w:t>
      </w:r>
      <w:proofErr w:type="spellStart"/>
      <w:r w:rsidRPr="001F0710">
        <w:rPr>
          <w:sz w:val="28"/>
          <w:szCs w:val="28"/>
        </w:rPr>
        <w:t>Tcl</w:t>
      </w:r>
      <w:proofErr w:type="spellEnd"/>
      <w:r w:rsidRPr="001F0710">
        <w:rPr>
          <w:sz w:val="28"/>
          <w:szCs w:val="28"/>
        </w:rPr>
        <w:t>/Tk documentation specific to that version.</w:t>
      </w:r>
    </w:p>
    <w:p w14:paraId="648AAFCE" w14:textId="77777777" w:rsidR="00887F98" w:rsidRPr="001F0710" w:rsidRDefault="00887F98" w:rsidP="00887F98">
      <w:pPr>
        <w:pStyle w:val="NormalWeb"/>
        <w:shd w:val="clear" w:color="auto" w:fill="FFFFFF"/>
        <w:ind w:left="720"/>
        <w:rPr>
          <w:sz w:val="28"/>
          <w:szCs w:val="28"/>
        </w:rPr>
      </w:pPr>
      <w:proofErr w:type="spellStart"/>
      <w:r w:rsidRPr="001F0710">
        <w:rPr>
          <w:sz w:val="28"/>
          <w:szCs w:val="28"/>
        </w:rPr>
        <w:t>Tkinter</w:t>
      </w:r>
      <w:proofErr w:type="spellEnd"/>
      <w:r w:rsidRPr="001F0710">
        <w:rPr>
          <w:sz w:val="28"/>
          <w:szCs w:val="28"/>
        </w:rPr>
        <w:t xml:space="preserve"> supports a range of </w:t>
      </w:r>
      <w:proofErr w:type="spellStart"/>
      <w:r w:rsidRPr="001F0710">
        <w:rPr>
          <w:sz w:val="28"/>
          <w:szCs w:val="28"/>
        </w:rPr>
        <w:t>Tcl</w:t>
      </w:r>
      <w:proofErr w:type="spellEnd"/>
      <w:r w:rsidRPr="001F0710">
        <w:rPr>
          <w:sz w:val="28"/>
          <w:szCs w:val="28"/>
        </w:rPr>
        <w:t xml:space="preserve">/Tk versions, built either with or without thread support. The official Python binary release bundles </w:t>
      </w:r>
      <w:proofErr w:type="spellStart"/>
      <w:r w:rsidRPr="001F0710">
        <w:rPr>
          <w:sz w:val="28"/>
          <w:szCs w:val="28"/>
        </w:rPr>
        <w:t>Tcl</w:t>
      </w:r>
      <w:proofErr w:type="spellEnd"/>
      <w:r w:rsidRPr="001F0710">
        <w:rPr>
          <w:sz w:val="28"/>
          <w:szCs w:val="28"/>
        </w:rPr>
        <w:t>/Tk 8.6 threaded. See the source code for the </w:t>
      </w:r>
      <w:r w:rsidRPr="001F0710">
        <w:rPr>
          <w:rStyle w:val="pre"/>
          <w:sz w:val="28"/>
          <w:szCs w:val="28"/>
        </w:rPr>
        <w:t>_</w:t>
      </w:r>
      <w:proofErr w:type="spellStart"/>
      <w:r w:rsidRPr="001F0710">
        <w:rPr>
          <w:rStyle w:val="pre"/>
          <w:sz w:val="28"/>
          <w:szCs w:val="28"/>
        </w:rPr>
        <w:t>tkinter</w:t>
      </w:r>
      <w:proofErr w:type="spellEnd"/>
      <w:r w:rsidRPr="001F0710">
        <w:rPr>
          <w:sz w:val="28"/>
          <w:szCs w:val="28"/>
        </w:rPr>
        <w:t> module for more information about supported versions.</w:t>
      </w:r>
    </w:p>
    <w:p w14:paraId="37876227" w14:textId="77777777" w:rsidR="00887F98" w:rsidRPr="001F0710" w:rsidRDefault="00887F98" w:rsidP="00887F98">
      <w:pPr>
        <w:pStyle w:val="NormalWeb"/>
        <w:shd w:val="clear" w:color="auto" w:fill="FFFFFF"/>
        <w:ind w:left="720"/>
        <w:rPr>
          <w:sz w:val="28"/>
          <w:szCs w:val="28"/>
        </w:rPr>
      </w:pPr>
      <w:proofErr w:type="spellStart"/>
      <w:r w:rsidRPr="001F0710">
        <w:rPr>
          <w:sz w:val="28"/>
          <w:szCs w:val="28"/>
        </w:rPr>
        <w:lastRenderedPageBreak/>
        <w:t>Tkinter</w:t>
      </w:r>
      <w:proofErr w:type="spellEnd"/>
      <w:r w:rsidRPr="001F0710">
        <w:rPr>
          <w:sz w:val="28"/>
          <w:szCs w:val="28"/>
        </w:rPr>
        <w:t xml:space="preserve"> is not a thin wrapper, but adds a fair amount of its own logic to make the experience more pythonic. This documentation will concentrate on these additions and changes, and refer to the official </w:t>
      </w:r>
      <w:proofErr w:type="spellStart"/>
      <w:r w:rsidRPr="001F0710">
        <w:rPr>
          <w:sz w:val="28"/>
          <w:szCs w:val="28"/>
        </w:rPr>
        <w:t>Tcl</w:t>
      </w:r>
      <w:proofErr w:type="spellEnd"/>
      <w:r w:rsidRPr="001F0710">
        <w:rPr>
          <w:sz w:val="28"/>
          <w:szCs w:val="28"/>
        </w:rPr>
        <w:t>/Tk documentation for details that are unchanged.</w:t>
      </w:r>
    </w:p>
    <w:p w14:paraId="39A38887" w14:textId="59DC31E9" w:rsidR="00887F98" w:rsidRPr="001F0710" w:rsidRDefault="00382829" w:rsidP="00887F98">
      <w:pPr>
        <w:pStyle w:val="NormalWeb"/>
        <w:spacing w:before="195" w:after="0" w:line="276" w:lineRule="auto"/>
        <w:ind w:left="720" w:right="643"/>
        <w:jc w:val="both"/>
        <w:rPr>
          <w:color w:val="000000"/>
          <w:sz w:val="28"/>
          <w:szCs w:val="28"/>
        </w:rPr>
      </w:pPr>
      <w:r w:rsidRPr="001F0710">
        <w:rPr>
          <w:color w:val="000000"/>
          <w:sz w:val="28"/>
          <w:szCs w:val="28"/>
        </w:rPr>
        <w:t xml:space="preserve">3. </w:t>
      </w:r>
      <w:proofErr w:type="spellStart"/>
      <w:r w:rsidRPr="001F0710">
        <w:rPr>
          <w:color w:val="000000"/>
          <w:sz w:val="28"/>
          <w:szCs w:val="28"/>
        </w:rPr>
        <w:t>Pygame</w:t>
      </w:r>
      <w:proofErr w:type="spellEnd"/>
    </w:p>
    <w:p w14:paraId="56E8E307" w14:textId="77777777" w:rsidR="00382829" w:rsidRPr="00382829" w:rsidRDefault="00382829" w:rsidP="00382829">
      <w:pPr>
        <w:spacing w:before="100" w:beforeAutospacing="1" w:after="100" w:afterAutospacing="1" w:line="240" w:lineRule="auto"/>
        <w:ind w:left="720"/>
        <w:rPr>
          <w:rFonts w:ascii="Times New Roman" w:eastAsia="Times New Roman" w:hAnsi="Times New Roman" w:cs="Times New Roman"/>
          <w:spacing w:val="-1"/>
          <w:sz w:val="30"/>
          <w:szCs w:val="30"/>
          <w:lang w:eastAsia="en-IN"/>
        </w:rPr>
      </w:pPr>
      <w:r w:rsidRPr="00382829">
        <w:rPr>
          <w:rFonts w:ascii="Times New Roman" w:eastAsia="Times New Roman" w:hAnsi="Times New Roman" w:cs="Times New Roman"/>
          <w:spacing w:val="-1"/>
          <w:sz w:val="30"/>
          <w:szCs w:val="30"/>
          <w:lang w:eastAsia="en-IN"/>
        </w:rPr>
        <w:t>First, Python is easy to learn and has a clean and human-readable language syntax. This makes it a perfect choice for beginners or experienced programmers who want quick results.</w:t>
      </w:r>
    </w:p>
    <w:p w14:paraId="3F5A5537" w14:textId="77777777" w:rsidR="00382829" w:rsidRPr="00382829" w:rsidRDefault="00382829" w:rsidP="00382829">
      <w:pPr>
        <w:spacing w:before="100" w:beforeAutospacing="1" w:after="100" w:afterAutospacing="1" w:line="240" w:lineRule="auto"/>
        <w:ind w:left="720"/>
        <w:rPr>
          <w:rFonts w:ascii="Times New Roman" w:eastAsia="Times New Roman" w:hAnsi="Times New Roman" w:cs="Times New Roman"/>
          <w:spacing w:val="-1"/>
          <w:sz w:val="30"/>
          <w:szCs w:val="30"/>
          <w:lang w:eastAsia="en-IN"/>
        </w:rPr>
      </w:pPr>
      <w:r w:rsidRPr="00382829">
        <w:rPr>
          <w:rFonts w:ascii="Times New Roman" w:eastAsia="Times New Roman" w:hAnsi="Times New Roman" w:cs="Times New Roman"/>
          <w:spacing w:val="-1"/>
          <w:sz w:val="30"/>
          <w:szCs w:val="30"/>
          <w:lang w:eastAsia="en-IN"/>
        </w:rPr>
        <w:t xml:space="preserve">It’s very easy to install and start playing with. In addition, there is a set of modules specifically designed for game development - </w:t>
      </w:r>
      <w:proofErr w:type="spellStart"/>
      <w:r w:rsidRPr="00382829">
        <w:rPr>
          <w:rFonts w:ascii="Times New Roman" w:eastAsia="Times New Roman" w:hAnsi="Times New Roman" w:cs="Times New Roman"/>
          <w:spacing w:val="-1"/>
          <w:sz w:val="30"/>
          <w:szCs w:val="30"/>
          <w:lang w:eastAsia="en-IN"/>
        </w:rPr>
        <w:t>Pygame</w:t>
      </w:r>
      <w:proofErr w:type="spellEnd"/>
      <w:r w:rsidRPr="00382829">
        <w:rPr>
          <w:rFonts w:ascii="Times New Roman" w:eastAsia="Times New Roman" w:hAnsi="Times New Roman" w:cs="Times New Roman"/>
          <w:spacing w:val="-1"/>
          <w:sz w:val="30"/>
          <w:szCs w:val="30"/>
          <w:lang w:eastAsia="en-IN"/>
        </w:rPr>
        <w:t>.</w:t>
      </w:r>
    </w:p>
    <w:p w14:paraId="0783F860" w14:textId="77777777" w:rsidR="00382829" w:rsidRPr="00382829" w:rsidRDefault="00382829" w:rsidP="00382829">
      <w:pPr>
        <w:spacing w:before="100" w:beforeAutospacing="1" w:after="100" w:afterAutospacing="1" w:line="240" w:lineRule="auto"/>
        <w:ind w:left="720"/>
        <w:rPr>
          <w:rFonts w:ascii="Times New Roman" w:eastAsia="Times New Roman" w:hAnsi="Times New Roman" w:cs="Times New Roman"/>
          <w:spacing w:val="-1"/>
          <w:sz w:val="30"/>
          <w:szCs w:val="30"/>
          <w:lang w:eastAsia="en-IN"/>
        </w:rPr>
      </w:pPr>
      <w:r w:rsidRPr="00382829">
        <w:rPr>
          <w:rFonts w:ascii="Times New Roman" w:eastAsia="Times New Roman" w:hAnsi="Times New Roman" w:cs="Times New Roman"/>
          <w:spacing w:val="-1"/>
          <w:sz w:val="30"/>
          <w:szCs w:val="30"/>
          <w:lang w:eastAsia="en-IN"/>
        </w:rPr>
        <w:t>The speed is relatively good, but Python does not compete with C++ or C# in this area.</w:t>
      </w:r>
    </w:p>
    <w:p w14:paraId="6CDC22BC" w14:textId="77777777" w:rsidR="00382829" w:rsidRPr="00382829" w:rsidRDefault="00382829" w:rsidP="00382829">
      <w:pPr>
        <w:spacing w:before="100" w:beforeAutospacing="1" w:after="100" w:afterAutospacing="1" w:line="240" w:lineRule="auto"/>
        <w:ind w:left="720"/>
        <w:rPr>
          <w:rFonts w:ascii="Times New Roman" w:eastAsia="Times New Roman" w:hAnsi="Times New Roman" w:cs="Times New Roman"/>
          <w:spacing w:val="-1"/>
          <w:sz w:val="30"/>
          <w:szCs w:val="30"/>
          <w:lang w:eastAsia="en-IN"/>
        </w:rPr>
      </w:pPr>
      <w:r w:rsidRPr="00382829">
        <w:rPr>
          <w:rFonts w:ascii="Times New Roman" w:eastAsia="Times New Roman" w:hAnsi="Times New Roman" w:cs="Times New Roman"/>
          <w:spacing w:val="-1"/>
          <w:sz w:val="30"/>
          <w:szCs w:val="30"/>
          <w:lang w:eastAsia="en-IN"/>
        </w:rPr>
        <w:t>If you’re wondering whether you should even consider using Python, we'd say - IT DEPENDS.</w:t>
      </w:r>
    </w:p>
    <w:p w14:paraId="542D7869" w14:textId="77777777" w:rsidR="00382829" w:rsidRPr="00382829" w:rsidRDefault="00382829" w:rsidP="00382829">
      <w:pPr>
        <w:spacing w:before="100" w:beforeAutospacing="1" w:after="100" w:afterAutospacing="1" w:line="240" w:lineRule="auto"/>
        <w:ind w:left="720"/>
        <w:rPr>
          <w:rFonts w:ascii="Times New Roman" w:eastAsia="Times New Roman" w:hAnsi="Times New Roman" w:cs="Times New Roman"/>
          <w:spacing w:val="-1"/>
          <w:sz w:val="30"/>
          <w:szCs w:val="30"/>
          <w:lang w:eastAsia="en-IN"/>
        </w:rPr>
      </w:pPr>
      <w:r w:rsidRPr="00382829">
        <w:rPr>
          <w:rFonts w:ascii="Times New Roman" w:eastAsia="Times New Roman" w:hAnsi="Times New Roman" w:cs="Times New Roman"/>
          <w:spacing w:val="-1"/>
          <w:sz w:val="30"/>
          <w:szCs w:val="30"/>
          <w:lang w:eastAsia="en-IN"/>
        </w:rPr>
        <w:t>Python is really great if:</w:t>
      </w:r>
    </w:p>
    <w:p w14:paraId="6F71468F" w14:textId="77777777" w:rsidR="00382829" w:rsidRPr="00382829" w:rsidRDefault="00382829" w:rsidP="00382829">
      <w:pPr>
        <w:numPr>
          <w:ilvl w:val="0"/>
          <w:numId w:val="2"/>
        </w:numPr>
        <w:tabs>
          <w:tab w:val="clear" w:pos="720"/>
          <w:tab w:val="num" w:pos="1440"/>
        </w:tabs>
        <w:spacing w:before="100" w:beforeAutospacing="1" w:after="100" w:afterAutospacing="1" w:line="240" w:lineRule="auto"/>
        <w:ind w:left="1440"/>
        <w:rPr>
          <w:rFonts w:ascii="Times New Roman" w:eastAsia="Times New Roman" w:hAnsi="Times New Roman" w:cs="Times New Roman"/>
          <w:spacing w:val="-1"/>
          <w:sz w:val="30"/>
          <w:szCs w:val="30"/>
          <w:lang w:eastAsia="en-IN"/>
        </w:rPr>
      </w:pPr>
      <w:r w:rsidRPr="00382829">
        <w:rPr>
          <w:rFonts w:ascii="Times New Roman" w:eastAsia="Times New Roman" w:hAnsi="Times New Roman" w:cs="Times New Roman"/>
          <w:spacing w:val="-1"/>
          <w:sz w:val="30"/>
          <w:szCs w:val="30"/>
          <w:lang w:eastAsia="en-IN"/>
        </w:rPr>
        <w:t>You want to learn the principles of game development fast.</w:t>
      </w:r>
    </w:p>
    <w:p w14:paraId="6F73A629" w14:textId="21E15585" w:rsidR="00382829" w:rsidRPr="001F0710" w:rsidRDefault="00382829" w:rsidP="00887F98">
      <w:pPr>
        <w:pStyle w:val="NormalWeb"/>
        <w:spacing w:before="195" w:after="0" w:line="276" w:lineRule="auto"/>
        <w:ind w:left="720" w:right="643"/>
        <w:jc w:val="both"/>
        <w:rPr>
          <w:color w:val="000000"/>
          <w:sz w:val="28"/>
          <w:szCs w:val="28"/>
        </w:rPr>
      </w:pPr>
      <w:r w:rsidRPr="001F0710">
        <w:rPr>
          <w:color w:val="000000"/>
          <w:sz w:val="28"/>
          <w:szCs w:val="28"/>
        </w:rPr>
        <w:t xml:space="preserve">4. VS code / </w:t>
      </w:r>
      <w:proofErr w:type="spellStart"/>
      <w:r w:rsidRPr="001F0710">
        <w:rPr>
          <w:color w:val="000000"/>
          <w:sz w:val="28"/>
          <w:szCs w:val="28"/>
        </w:rPr>
        <w:t>Pycharm</w:t>
      </w:r>
      <w:proofErr w:type="spellEnd"/>
      <w:r w:rsidRPr="001F0710">
        <w:rPr>
          <w:color w:val="000000"/>
          <w:sz w:val="28"/>
          <w:szCs w:val="28"/>
        </w:rPr>
        <w:t xml:space="preserve"> IDE</w:t>
      </w:r>
    </w:p>
    <w:p w14:paraId="5C9AA675" w14:textId="1F928668" w:rsidR="00382829" w:rsidRPr="001F0710" w:rsidRDefault="00382829" w:rsidP="00887F98">
      <w:pPr>
        <w:pStyle w:val="NormalWeb"/>
        <w:spacing w:before="195" w:after="0" w:line="276" w:lineRule="auto"/>
        <w:ind w:left="720" w:right="643"/>
        <w:jc w:val="both"/>
        <w:rPr>
          <w:color w:val="000000"/>
          <w:sz w:val="28"/>
          <w:szCs w:val="28"/>
        </w:rPr>
      </w:pPr>
      <w:r w:rsidRPr="001F0710">
        <w:rPr>
          <w:color w:val="000000"/>
          <w:sz w:val="28"/>
          <w:szCs w:val="28"/>
        </w:rPr>
        <w:t>PyCharm IDE was used for setting up the entire project.</w:t>
      </w:r>
    </w:p>
    <w:p w14:paraId="533B07BE" w14:textId="77777777" w:rsidR="00382829" w:rsidRPr="001F0710" w:rsidRDefault="00382829">
      <w:pPr>
        <w:rPr>
          <w:rFonts w:ascii="Times New Roman" w:eastAsia="Times New Roman" w:hAnsi="Times New Roman" w:cs="Times New Roman"/>
          <w:color w:val="000000"/>
          <w:sz w:val="28"/>
          <w:szCs w:val="28"/>
          <w:lang w:eastAsia="en-IN"/>
        </w:rPr>
      </w:pPr>
      <w:r w:rsidRPr="001F0710">
        <w:rPr>
          <w:rFonts w:ascii="Times New Roman" w:hAnsi="Times New Roman" w:cs="Times New Roman"/>
          <w:color w:val="000000"/>
          <w:sz w:val="28"/>
          <w:szCs w:val="28"/>
        </w:rPr>
        <w:br w:type="page"/>
      </w:r>
    </w:p>
    <w:p w14:paraId="10AB5C6B" w14:textId="446FCB61" w:rsidR="00382829" w:rsidRPr="001F0710" w:rsidRDefault="00382829" w:rsidP="00382829">
      <w:pPr>
        <w:pStyle w:val="NormalWeb"/>
        <w:spacing w:before="195" w:after="0" w:line="276" w:lineRule="auto"/>
        <w:ind w:left="720" w:right="643"/>
        <w:jc w:val="center"/>
        <w:rPr>
          <w:b/>
          <w:bCs/>
          <w:color w:val="000000"/>
          <w:sz w:val="36"/>
          <w:szCs w:val="36"/>
        </w:rPr>
      </w:pPr>
      <w:r w:rsidRPr="001F0710">
        <w:rPr>
          <w:b/>
          <w:bCs/>
          <w:color w:val="000000"/>
          <w:sz w:val="36"/>
          <w:szCs w:val="36"/>
        </w:rPr>
        <w:lastRenderedPageBreak/>
        <w:t>Ref</w:t>
      </w:r>
      <w:r w:rsidRPr="001F0710">
        <w:rPr>
          <w:b/>
          <w:bCs/>
          <w:color w:val="000000"/>
          <w:sz w:val="36"/>
          <w:szCs w:val="36"/>
        </w:rPr>
        <w:t>e</w:t>
      </w:r>
      <w:r w:rsidRPr="001F0710">
        <w:rPr>
          <w:b/>
          <w:bCs/>
          <w:color w:val="000000"/>
          <w:sz w:val="36"/>
          <w:szCs w:val="36"/>
        </w:rPr>
        <w:t>rences</w:t>
      </w:r>
    </w:p>
    <w:p w14:paraId="19052880" w14:textId="77777777" w:rsidR="00382829" w:rsidRPr="001F0710" w:rsidRDefault="00382829" w:rsidP="00382829">
      <w:pPr>
        <w:pStyle w:val="NormalWeb"/>
        <w:spacing w:before="195" w:after="0" w:line="276" w:lineRule="auto"/>
        <w:ind w:left="720" w:right="643"/>
        <w:jc w:val="both"/>
        <w:rPr>
          <w:color w:val="000000"/>
          <w:sz w:val="28"/>
          <w:szCs w:val="28"/>
        </w:rPr>
      </w:pPr>
    </w:p>
    <w:p w14:paraId="4EC02DD1" w14:textId="088ED49D" w:rsidR="00382829" w:rsidRPr="001F0710" w:rsidRDefault="00382829" w:rsidP="00382829">
      <w:pPr>
        <w:pStyle w:val="NormalWeb"/>
        <w:spacing w:before="195" w:after="0" w:line="276" w:lineRule="auto"/>
        <w:ind w:left="720" w:right="643"/>
        <w:jc w:val="both"/>
        <w:rPr>
          <w:color w:val="000000"/>
          <w:sz w:val="28"/>
          <w:szCs w:val="28"/>
        </w:rPr>
      </w:pPr>
      <w:r w:rsidRPr="001F0710">
        <w:rPr>
          <w:color w:val="000000"/>
          <w:sz w:val="28"/>
          <w:szCs w:val="28"/>
        </w:rPr>
        <w:t xml:space="preserve">[1] T. </w:t>
      </w:r>
      <w:proofErr w:type="spellStart"/>
      <w:r w:rsidRPr="001F0710">
        <w:rPr>
          <w:color w:val="000000"/>
          <w:sz w:val="28"/>
          <w:szCs w:val="28"/>
        </w:rPr>
        <w:t>Bingmann</w:t>
      </w:r>
      <w:proofErr w:type="spellEnd"/>
      <w:r w:rsidRPr="001F0710">
        <w:rPr>
          <w:color w:val="000000"/>
          <w:sz w:val="28"/>
          <w:szCs w:val="28"/>
        </w:rPr>
        <w:t>. “The Sound of Sorting - ‘</w:t>
      </w:r>
      <w:proofErr w:type="spellStart"/>
      <w:r w:rsidRPr="001F0710">
        <w:rPr>
          <w:color w:val="000000"/>
          <w:sz w:val="28"/>
          <w:szCs w:val="28"/>
        </w:rPr>
        <w:t>Audibilization</w:t>
      </w:r>
      <w:proofErr w:type="spellEnd"/>
      <w:r w:rsidRPr="001F0710">
        <w:rPr>
          <w:color w:val="000000"/>
          <w:sz w:val="28"/>
          <w:szCs w:val="28"/>
        </w:rPr>
        <w:t>’ and</w:t>
      </w:r>
      <w:r w:rsidRPr="001F0710">
        <w:rPr>
          <w:color w:val="000000"/>
          <w:sz w:val="28"/>
          <w:szCs w:val="28"/>
        </w:rPr>
        <w:t xml:space="preserve"> </w:t>
      </w:r>
      <w:r w:rsidRPr="001F0710">
        <w:rPr>
          <w:color w:val="000000"/>
          <w:sz w:val="28"/>
          <w:szCs w:val="28"/>
        </w:rPr>
        <w:t xml:space="preserve">Visualization of Sorting Algorithms.” </w:t>
      </w:r>
      <w:proofErr w:type="spellStart"/>
      <w:r w:rsidRPr="001F0710">
        <w:rPr>
          <w:color w:val="000000"/>
          <w:sz w:val="28"/>
          <w:szCs w:val="28"/>
        </w:rPr>
        <w:t>Panthemanet</w:t>
      </w:r>
      <w:proofErr w:type="spellEnd"/>
      <w:r w:rsidRPr="001F0710">
        <w:rPr>
          <w:color w:val="000000"/>
          <w:sz w:val="28"/>
          <w:szCs w:val="28"/>
        </w:rPr>
        <w:t xml:space="preserve"> Weblog. </w:t>
      </w:r>
      <w:proofErr w:type="spellStart"/>
      <w:r w:rsidRPr="001F0710">
        <w:rPr>
          <w:color w:val="000000"/>
          <w:sz w:val="28"/>
          <w:szCs w:val="28"/>
        </w:rPr>
        <w:t>Impressum</w:t>
      </w:r>
      <w:proofErr w:type="spellEnd"/>
      <w:r w:rsidRPr="001F0710">
        <w:rPr>
          <w:color w:val="000000"/>
          <w:sz w:val="28"/>
          <w:szCs w:val="28"/>
        </w:rPr>
        <w:t>,</w:t>
      </w:r>
      <w:r w:rsidRPr="001F0710">
        <w:rPr>
          <w:color w:val="000000"/>
          <w:sz w:val="28"/>
          <w:szCs w:val="28"/>
        </w:rPr>
        <w:t xml:space="preserve"> </w:t>
      </w:r>
      <w:r w:rsidRPr="001F0710">
        <w:rPr>
          <w:color w:val="000000"/>
          <w:sz w:val="28"/>
          <w:szCs w:val="28"/>
        </w:rPr>
        <w:t>22 May 2013. Web. 29 Mar. 2017.</w:t>
      </w:r>
    </w:p>
    <w:p w14:paraId="3DAA9D0B" w14:textId="77777777" w:rsidR="00382829" w:rsidRPr="001F0710" w:rsidRDefault="00382829" w:rsidP="00382829">
      <w:pPr>
        <w:pStyle w:val="NormalWeb"/>
        <w:spacing w:before="195" w:after="0" w:line="276" w:lineRule="auto"/>
        <w:ind w:left="720" w:right="643"/>
        <w:jc w:val="both"/>
        <w:rPr>
          <w:color w:val="000000"/>
          <w:sz w:val="28"/>
          <w:szCs w:val="28"/>
        </w:rPr>
      </w:pPr>
      <w:r w:rsidRPr="001F0710">
        <w:rPr>
          <w:color w:val="000000"/>
          <w:sz w:val="28"/>
          <w:szCs w:val="28"/>
        </w:rPr>
        <w:t>[2] http://panthema.net/2013/sound-of-sorting</w:t>
      </w:r>
    </w:p>
    <w:p w14:paraId="0C5C7521" w14:textId="7B98246F" w:rsidR="00382829" w:rsidRPr="001F0710" w:rsidRDefault="00382829" w:rsidP="00382829">
      <w:pPr>
        <w:pStyle w:val="NormalWeb"/>
        <w:spacing w:before="195" w:after="0" w:line="276" w:lineRule="auto"/>
        <w:ind w:left="720" w:right="643"/>
        <w:jc w:val="both"/>
        <w:rPr>
          <w:color w:val="000000"/>
          <w:sz w:val="28"/>
          <w:szCs w:val="28"/>
        </w:rPr>
      </w:pPr>
      <w:r w:rsidRPr="001F0710">
        <w:rPr>
          <w:color w:val="000000"/>
          <w:sz w:val="28"/>
          <w:szCs w:val="28"/>
        </w:rPr>
        <w:t>[3] Bubble-sort with Hungarian (“Cs ́ang ́o”) Folk Dance. Dir. K ́</w:t>
      </w:r>
      <w:proofErr w:type="spellStart"/>
      <w:r w:rsidRPr="001F0710">
        <w:rPr>
          <w:color w:val="000000"/>
          <w:sz w:val="28"/>
          <w:szCs w:val="28"/>
        </w:rPr>
        <w:t>atai</w:t>
      </w:r>
      <w:proofErr w:type="spellEnd"/>
      <w:r w:rsidRPr="001F0710">
        <w:rPr>
          <w:color w:val="000000"/>
          <w:sz w:val="28"/>
          <w:szCs w:val="28"/>
        </w:rPr>
        <w:t xml:space="preserve"> </w:t>
      </w:r>
      <w:proofErr w:type="spellStart"/>
      <w:r w:rsidRPr="001F0710">
        <w:rPr>
          <w:color w:val="000000"/>
          <w:sz w:val="28"/>
          <w:szCs w:val="28"/>
        </w:rPr>
        <w:t>Zolt</w:t>
      </w:r>
      <w:proofErr w:type="spellEnd"/>
      <w:r w:rsidRPr="001F0710">
        <w:rPr>
          <w:color w:val="000000"/>
          <w:sz w:val="28"/>
          <w:szCs w:val="28"/>
        </w:rPr>
        <w:t xml:space="preserve"> ́an and T ́</w:t>
      </w:r>
      <w:proofErr w:type="spellStart"/>
      <w:r w:rsidRPr="001F0710">
        <w:rPr>
          <w:color w:val="000000"/>
          <w:sz w:val="28"/>
          <w:szCs w:val="28"/>
        </w:rPr>
        <w:t>oth</w:t>
      </w:r>
      <w:proofErr w:type="spellEnd"/>
      <w:r w:rsidRPr="001F0710">
        <w:rPr>
          <w:color w:val="000000"/>
          <w:sz w:val="28"/>
          <w:szCs w:val="28"/>
        </w:rPr>
        <w:t xml:space="preserve"> L ́</w:t>
      </w:r>
      <w:proofErr w:type="spellStart"/>
      <w:r w:rsidRPr="001F0710">
        <w:rPr>
          <w:color w:val="000000"/>
          <w:sz w:val="28"/>
          <w:szCs w:val="28"/>
        </w:rPr>
        <w:t>aszl</w:t>
      </w:r>
      <w:proofErr w:type="spellEnd"/>
      <w:r w:rsidRPr="001F0710">
        <w:rPr>
          <w:color w:val="000000"/>
          <w:sz w:val="28"/>
          <w:szCs w:val="28"/>
        </w:rPr>
        <w:t xml:space="preserve"> ́o. YouTube. </w:t>
      </w:r>
      <w:proofErr w:type="spellStart"/>
      <w:r w:rsidRPr="001F0710">
        <w:rPr>
          <w:color w:val="000000"/>
          <w:sz w:val="28"/>
          <w:szCs w:val="28"/>
        </w:rPr>
        <w:t>Sapientia</w:t>
      </w:r>
      <w:proofErr w:type="spellEnd"/>
      <w:r w:rsidRPr="001F0710">
        <w:rPr>
          <w:color w:val="000000"/>
          <w:sz w:val="28"/>
          <w:szCs w:val="28"/>
        </w:rPr>
        <w:t xml:space="preserve"> University, 29 Mar. 2011.</w:t>
      </w:r>
      <w:r w:rsidRPr="001F0710">
        <w:rPr>
          <w:color w:val="000000"/>
          <w:sz w:val="28"/>
          <w:szCs w:val="28"/>
        </w:rPr>
        <w:t xml:space="preserve"> </w:t>
      </w:r>
      <w:r w:rsidRPr="001F0710">
        <w:rPr>
          <w:color w:val="000000"/>
          <w:sz w:val="28"/>
          <w:szCs w:val="28"/>
        </w:rPr>
        <w:t>Web. 29 Mar.2017.</w:t>
      </w:r>
    </w:p>
    <w:p w14:paraId="2D70716F" w14:textId="258D86EF" w:rsidR="00382829" w:rsidRPr="001F0710" w:rsidRDefault="00382829" w:rsidP="00382829">
      <w:pPr>
        <w:pStyle w:val="NormalWeb"/>
        <w:spacing w:before="195" w:after="0" w:line="276" w:lineRule="auto"/>
        <w:ind w:left="720" w:right="643"/>
        <w:jc w:val="both"/>
        <w:rPr>
          <w:color w:val="000000"/>
          <w:sz w:val="28"/>
          <w:szCs w:val="28"/>
          <w:lang w:val="de-DE"/>
        </w:rPr>
      </w:pPr>
      <w:r w:rsidRPr="001F0710">
        <w:rPr>
          <w:color w:val="000000"/>
          <w:sz w:val="28"/>
          <w:szCs w:val="28"/>
        </w:rPr>
        <w:t xml:space="preserve">[4] A. </w:t>
      </w:r>
      <w:proofErr w:type="spellStart"/>
      <w:r w:rsidRPr="001F0710">
        <w:rPr>
          <w:color w:val="000000"/>
          <w:sz w:val="28"/>
          <w:szCs w:val="28"/>
        </w:rPr>
        <w:t>Kerren</w:t>
      </w:r>
      <w:proofErr w:type="spellEnd"/>
      <w:r w:rsidRPr="001F0710">
        <w:rPr>
          <w:color w:val="000000"/>
          <w:sz w:val="28"/>
          <w:szCs w:val="28"/>
        </w:rPr>
        <w:t xml:space="preserve"> and J. T. </w:t>
      </w:r>
      <w:proofErr w:type="spellStart"/>
      <w:r w:rsidRPr="001F0710">
        <w:rPr>
          <w:color w:val="000000"/>
          <w:sz w:val="28"/>
          <w:szCs w:val="28"/>
        </w:rPr>
        <w:t>Stasko</w:t>
      </w:r>
      <w:proofErr w:type="spellEnd"/>
      <w:r w:rsidRPr="001F0710">
        <w:rPr>
          <w:color w:val="000000"/>
          <w:sz w:val="28"/>
          <w:szCs w:val="28"/>
        </w:rPr>
        <w:t>. (2002) Chapter 1 Algorithm Animation. In:</w:t>
      </w:r>
      <w:r w:rsidRPr="001F0710">
        <w:rPr>
          <w:color w:val="000000"/>
          <w:sz w:val="28"/>
          <w:szCs w:val="28"/>
        </w:rPr>
        <w:t xml:space="preserve"> </w:t>
      </w:r>
      <w:r w:rsidRPr="001F0710">
        <w:rPr>
          <w:color w:val="000000"/>
          <w:sz w:val="28"/>
          <w:szCs w:val="28"/>
        </w:rPr>
        <w:t>Diehl S.(eds) Software Visualization. Lecture Notes in Computer Science,</w:t>
      </w:r>
      <w:r w:rsidRPr="001F0710">
        <w:rPr>
          <w:color w:val="000000"/>
          <w:sz w:val="28"/>
          <w:szCs w:val="28"/>
        </w:rPr>
        <w:t xml:space="preserve"> </w:t>
      </w:r>
      <w:r w:rsidRPr="001F0710">
        <w:rPr>
          <w:color w:val="000000"/>
          <w:sz w:val="28"/>
          <w:szCs w:val="28"/>
        </w:rPr>
        <w:t xml:space="preserve">vol 2269. </w:t>
      </w:r>
      <w:r w:rsidRPr="001F0710">
        <w:rPr>
          <w:color w:val="000000"/>
          <w:sz w:val="28"/>
          <w:szCs w:val="28"/>
          <w:lang w:val="de-DE"/>
        </w:rPr>
        <w:t>Springer, Berlin, Heidelberg.</w:t>
      </w:r>
    </w:p>
    <w:p w14:paraId="59623A79" w14:textId="090C4509" w:rsidR="00382829" w:rsidRPr="001F0710" w:rsidRDefault="00382829" w:rsidP="00382829">
      <w:pPr>
        <w:pStyle w:val="NormalWeb"/>
        <w:spacing w:before="195" w:after="0" w:line="276" w:lineRule="auto"/>
        <w:ind w:left="720" w:right="643"/>
        <w:jc w:val="both"/>
        <w:rPr>
          <w:color w:val="000000"/>
          <w:sz w:val="28"/>
          <w:szCs w:val="28"/>
        </w:rPr>
      </w:pPr>
      <w:r w:rsidRPr="001F0710">
        <w:rPr>
          <w:color w:val="000000"/>
          <w:sz w:val="28"/>
          <w:szCs w:val="28"/>
          <w:lang w:val="de-DE"/>
        </w:rPr>
        <w:t xml:space="preserve">[5] A. Moreno, E. </w:t>
      </w:r>
      <w:proofErr w:type="spellStart"/>
      <w:r w:rsidRPr="001F0710">
        <w:rPr>
          <w:color w:val="000000"/>
          <w:sz w:val="28"/>
          <w:szCs w:val="28"/>
          <w:lang w:val="de-DE"/>
        </w:rPr>
        <w:t>Sutinen</w:t>
      </w:r>
      <w:proofErr w:type="spellEnd"/>
      <w:r w:rsidRPr="001F0710">
        <w:rPr>
          <w:color w:val="000000"/>
          <w:sz w:val="28"/>
          <w:szCs w:val="28"/>
          <w:lang w:val="de-DE"/>
        </w:rPr>
        <w:t xml:space="preserve">, R. Bednarik, and N. </w:t>
      </w:r>
      <w:proofErr w:type="spellStart"/>
      <w:r w:rsidRPr="001F0710">
        <w:rPr>
          <w:color w:val="000000"/>
          <w:sz w:val="28"/>
          <w:szCs w:val="28"/>
          <w:lang w:val="de-DE"/>
        </w:rPr>
        <w:t>Myller</w:t>
      </w:r>
      <w:proofErr w:type="spellEnd"/>
      <w:r w:rsidRPr="001F0710">
        <w:rPr>
          <w:color w:val="000000"/>
          <w:sz w:val="28"/>
          <w:szCs w:val="28"/>
          <w:lang w:val="de-DE"/>
        </w:rPr>
        <w:t xml:space="preserve">. </w:t>
      </w:r>
      <w:r w:rsidRPr="001F0710">
        <w:rPr>
          <w:color w:val="000000"/>
          <w:sz w:val="28"/>
          <w:szCs w:val="28"/>
        </w:rPr>
        <w:t>Conflictive</w:t>
      </w:r>
      <w:r w:rsidRPr="001F0710">
        <w:rPr>
          <w:color w:val="000000"/>
          <w:sz w:val="28"/>
          <w:szCs w:val="28"/>
        </w:rPr>
        <w:t xml:space="preserve"> </w:t>
      </w:r>
      <w:r w:rsidRPr="001F0710">
        <w:rPr>
          <w:color w:val="000000"/>
          <w:sz w:val="28"/>
          <w:szCs w:val="28"/>
        </w:rPr>
        <w:t>animations as engaging learning tools. Proceedings of the Koli Calling ’07</w:t>
      </w:r>
      <w:r w:rsidRPr="001F0710">
        <w:rPr>
          <w:color w:val="000000"/>
          <w:sz w:val="28"/>
          <w:szCs w:val="28"/>
        </w:rPr>
        <w:t xml:space="preserve"> </w:t>
      </w:r>
      <w:r w:rsidRPr="001F0710">
        <w:rPr>
          <w:color w:val="000000"/>
          <w:sz w:val="28"/>
          <w:szCs w:val="28"/>
        </w:rPr>
        <w:t>Proceedings of the Seventh Baltic Sea Conference on Computing</w:t>
      </w:r>
      <w:r w:rsidRPr="001F0710">
        <w:rPr>
          <w:color w:val="000000"/>
          <w:sz w:val="28"/>
          <w:szCs w:val="28"/>
        </w:rPr>
        <w:t xml:space="preserve"> </w:t>
      </w:r>
      <w:r w:rsidRPr="001F0710">
        <w:rPr>
          <w:color w:val="000000"/>
          <w:sz w:val="28"/>
          <w:szCs w:val="28"/>
        </w:rPr>
        <w:t>Education Research - Volume 88, Koli ‘07 (Koli National Park, Finland),</w:t>
      </w:r>
      <w:r w:rsidRPr="001F0710">
        <w:rPr>
          <w:color w:val="000000"/>
          <w:sz w:val="28"/>
          <w:szCs w:val="28"/>
        </w:rPr>
        <w:t xml:space="preserve"> </w:t>
      </w:r>
      <w:r w:rsidRPr="001F0710">
        <w:rPr>
          <w:color w:val="000000"/>
          <w:sz w:val="28"/>
          <w:szCs w:val="28"/>
        </w:rPr>
        <w:t>pages 203-206.</w:t>
      </w:r>
    </w:p>
    <w:p w14:paraId="7F093711" w14:textId="5B3B37DB" w:rsidR="00382829" w:rsidRDefault="00382829" w:rsidP="00382829">
      <w:pPr>
        <w:pStyle w:val="NormalWeb"/>
        <w:spacing w:before="195" w:after="0" w:line="276" w:lineRule="auto"/>
        <w:ind w:left="720" w:right="643"/>
        <w:jc w:val="both"/>
        <w:rPr>
          <w:color w:val="000000"/>
          <w:sz w:val="28"/>
          <w:szCs w:val="28"/>
        </w:rPr>
      </w:pPr>
      <w:r w:rsidRPr="001F0710">
        <w:rPr>
          <w:color w:val="000000"/>
          <w:sz w:val="28"/>
          <w:szCs w:val="28"/>
        </w:rPr>
        <w:t xml:space="preserve">[6] J. </w:t>
      </w:r>
      <w:proofErr w:type="spellStart"/>
      <w:r w:rsidRPr="001F0710">
        <w:rPr>
          <w:color w:val="000000"/>
          <w:sz w:val="28"/>
          <w:szCs w:val="28"/>
        </w:rPr>
        <w:t>Stasko</w:t>
      </w:r>
      <w:proofErr w:type="spellEnd"/>
      <w:r w:rsidRPr="001F0710">
        <w:rPr>
          <w:color w:val="000000"/>
          <w:sz w:val="28"/>
          <w:szCs w:val="28"/>
        </w:rPr>
        <w:t xml:space="preserve">. Using Student-built Algorithm Animations </w:t>
      </w:r>
      <w:proofErr w:type="gramStart"/>
      <w:r w:rsidRPr="001F0710">
        <w:rPr>
          <w:color w:val="000000"/>
          <w:sz w:val="28"/>
          <w:szCs w:val="28"/>
        </w:rPr>
        <w:t>As</w:t>
      </w:r>
      <w:proofErr w:type="gramEnd"/>
      <w:r w:rsidRPr="001F0710">
        <w:rPr>
          <w:color w:val="000000"/>
          <w:sz w:val="28"/>
          <w:szCs w:val="28"/>
        </w:rPr>
        <w:t xml:space="preserve"> Learning</w:t>
      </w:r>
      <w:r w:rsidRPr="001F0710">
        <w:rPr>
          <w:color w:val="000000"/>
          <w:sz w:val="28"/>
          <w:szCs w:val="28"/>
        </w:rPr>
        <w:t xml:space="preserve"> </w:t>
      </w:r>
      <w:r w:rsidRPr="001F0710">
        <w:rPr>
          <w:color w:val="000000"/>
          <w:sz w:val="28"/>
          <w:szCs w:val="28"/>
        </w:rPr>
        <w:t xml:space="preserve">Aids. Proceedings of the </w:t>
      </w:r>
      <w:proofErr w:type="spellStart"/>
      <w:r w:rsidRPr="001F0710">
        <w:rPr>
          <w:color w:val="000000"/>
          <w:sz w:val="28"/>
          <w:szCs w:val="28"/>
        </w:rPr>
        <w:t>Twentyeighth</w:t>
      </w:r>
      <w:proofErr w:type="spellEnd"/>
      <w:r w:rsidRPr="001F0710">
        <w:rPr>
          <w:color w:val="000000"/>
          <w:sz w:val="28"/>
          <w:szCs w:val="28"/>
        </w:rPr>
        <w:t xml:space="preserve"> SIGCSE Technical Symposium on</w:t>
      </w:r>
      <w:r w:rsidRPr="001F0710">
        <w:rPr>
          <w:color w:val="000000"/>
          <w:sz w:val="28"/>
          <w:szCs w:val="28"/>
        </w:rPr>
        <w:t xml:space="preserve"> </w:t>
      </w:r>
      <w:r w:rsidRPr="001F0710">
        <w:rPr>
          <w:color w:val="000000"/>
          <w:sz w:val="28"/>
          <w:szCs w:val="28"/>
        </w:rPr>
        <w:t>Computer Science Education. SIGCSE ‘97 (San Jose, California), pages</w:t>
      </w:r>
      <w:r w:rsidRPr="001F0710">
        <w:rPr>
          <w:color w:val="000000"/>
          <w:sz w:val="28"/>
          <w:szCs w:val="28"/>
        </w:rPr>
        <w:t xml:space="preserve"> </w:t>
      </w:r>
      <w:r w:rsidRPr="001F0710">
        <w:rPr>
          <w:color w:val="000000"/>
          <w:sz w:val="28"/>
          <w:szCs w:val="28"/>
        </w:rPr>
        <w:t xml:space="preserve">25-29. </w:t>
      </w:r>
      <w:hyperlink r:id="rId39" w:history="1">
        <w:r w:rsidR="007B17EB" w:rsidRPr="00780D27">
          <w:rPr>
            <w:rStyle w:val="Hyperlink"/>
            <w:sz w:val="28"/>
            <w:szCs w:val="28"/>
          </w:rPr>
          <w:t>http://doi.acm.org/10.1145/268084.268091</w:t>
        </w:r>
      </w:hyperlink>
    </w:p>
    <w:p w14:paraId="30634AFE" w14:textId="618DA979" w:rsidR="007B17EB" w:rsidRDefault="007B17EB" w:rsidP="00382829">
      <w:pPr>
        <w:pStyle w:val="NormalWeb"/>
        <w:spacing w:before="195" w:after="0" w:line="276" w:lineRule="auto"/>
        <w:ind w:left="720" w:right="643"/>
        <w:jc w:val="both"/>
        <w:rPr>
          <w:color w:val="000000"/>
          <w:sz w:val="28"/>
          <w:szCs w:val="28"/>
        </w:rPr>
      </w:pPr>
    </w:p>
    <w:p w14:paraId="12AB7B8C" w14:textId="57AF759C" w:rsidR="007B17EB" w:rsidRDefault="007B17EB" w:rsidP="00382829">
      <w:pPr>
        <w:pStyle w:val="NormalWeb"/>
        <w:spacing w:before="195" w:after="0" w:line="276" w:lineRule="auto"/>
        <w:ind w:left="720" w:right="643"/>
        <w:jc w:val="both"/>
        <w:rPr>
          <w:color w:val="000000"/>
          <w:sz w:val="28"/>
          <w:szCs w:val="28"/>
        </w:rPr>
      </w:pPr>
    </w:p>
    <w:p w14:paraId="013FD404" w14:textId="08B557FA" w:rsidR="007B17EB" w:rsidRDefault="007B17EB" w:rsidP="00382829">
      <w:pPr>
        <w:pStyle w:val="NormalWeb"/>
        <w:spacing w:before="195" w:after="0" w:line="276" w:lineRule="auto"/>
        <w:ind w:left="720" w:right="643"/>
        <w:jc w:val="both"/>
        <w:rPr>
          <w:color w:val="000000"/>
          <w:sz w:val="28"/>
          <w:szCs w:val="28"/>
        </w:rPr>
      </w:pPr>
    </w:p>
    <w:p w14:paraId="2FFCBFFB" w14:textId="0E5DBAF8" w:rsidR="007B17EB" w:rsidRDefault="007B17EB" w:rsidP="00382829">
      <w:pPr>
        <w:pStyle w:val="NormalWeb"/>
        <w:spacing w:before="195" w:after="0" w:line="276" w:lineRule="auto"/>
        <w:ind w:left="720" w:right="643"/>
        <w:jc w:val="both"/>
        <w:rPr>
          <w:color w:val="000000"/>
          <w:sz w:val="28"/>
          <w:szCs w:val="28"/>
        </w:rPr>
      </w:pPr>
    </w:p>
    <w:p w14:paraId="3CDA6F75" w14:textId="22F2B5E8" w:rsidR="007B17EB" w:rsidRDefault="007B17EB" w:rsidP="00382829">
      <w:pPr>
        <w:pStyle w:val="NormalWeb"/>
        <w:spacing w:before="195" w:after="0" w:line="276" w:lineRule="auto"/>
        <w:ind w:left="720" w:right="643"/>
        <w:jc w:val="both"/>
        <w:rPr>
          <w:color w:val="000000"/>
          <w:sz w:val="28"/>
          <w:szCs w:val="28"/>
        </w:rPr>
      </w:pPr>
    </w:p>
    <w:p w14:paraId="543951B5" w14:textId="36007115" w:rsidR="007B17EB" w:rsidRDefault="007B17EB" w:rsidP="00382829">
      <w:pPr>
        <w:pStyle w:val="NormalWeb"/>
        <w:spacing w:before="195" w:after="0" w:line="276" w:lineRule="auto"/>
        <w:ind w:left="720" w:right="643"/>
        <w:jc w:val="both"/>
        <w:rPr>
          <w:color w:val="000000"/>
          <w:sz w:val="28"/>
          <w:szCs w:val="28"/>
        </w:rPr>
      </w:pPr>
    </w:p>
    <w:p w14:paraId="319627CF" w14:textId="77777777" w:rsidR="007B17EB" w:rsidRPr="007B17EB" w:rsidRDefault="007B17EB" w:rsidP="007B17EB">
      <w:pPr>
        <w:pStyle w:val="NormalWeb"/>
        <w:spacing w:before="195" w:after="0" w:line="276" w:lineRule="auto"/>
        <w:ind w:left="720" w:right="643"/>
        <w:jc w:val="center"/>
        <w:rPr>
          <w:b/>
          <w:bCs/>
          <w:color w:val="000000"/>
          <w:sz w:val="36"/>
          <w:szCs w:val="36"/>
        </w:rPr>
      </w:pPr>
      <w:r w:rsidRPr="007B17EB">
        <w:rPr>
          <w:b/>
          <w:bCs/>
          <w:color w:val="000000"/>
          <w:sz w:val="36"/>
          <w:szCs w:val="36"/>
        </w:rPr>
        <w:lastRenderedPageBreak/>
        <w:t>Acknowledgement</w:t>
      </w:r>
    </w:p>
    <w:p w14:paraId="6881ED30" w14:textId="77777777" w:rsidR="007B17EB" w:rsidRPr="007B17EB" w:rsidRDefault="007B17EB" w:rsidP="007B17EB">
      <w:pPr>
        <w:pStyle w:val="NormalWeb"/>
        <w:spacing w:before="195" w:after="0" w:line="276" w:lineRule="auto"/>
        <w:ind w:left="720" w:right="643"/>
        <w:jc w:val="both"/>
        <w:rPr>
          <w:color w:val="000000"/>
          <w:sz w:val="28"/>
          <w:szCs w:val="28"/>
        </w:rPr>
      </w:pPr>
    </w:p>
    <w:p w14:paraId="6CC828CB" w14:textId="2461CF06" w:rsidR="007B17EB" w:rsidRDefault="007B17EB" w:rsidP="007B17EB">
      <w:pPr>
        <w:pStyle w:val="NormalWeb"/>
        <w:spacing w:before="195" w:after="0" w:line="360" w:lineRule="auto"/>
        <w:ind w:left="720" w:right="643"/>
        <w:jc w:val="both"/>
        <w:rPr>
          <w:color w:val="000000"/>
          <w:sz w:val="28"/>
          <w:szCs w:val="28"/>
        </w:rPr>
      </w:pPr>
      <w:r w:rsidRPr="007B17EB">
        <w:rPr>
          <w:color w:val="000000"/>
          <w:sz w:val="28"/>
          <w:szCs w:val="28"/>
        </w:rPr>
        <w:t>We take this opportunity to express our deep sense of gratitude to our</w:t>
      </w:r>
      <w:r>
        <w:rPr>
          <w:color w:val="000000"/>
          <w:sz w:val="28"/>
          <w:szCs w:val="28"/>
        </w:rPr>
        <w:t xml:space="preserve"> </w:t>
      </w:r>
      <w:r w:rsidRPr="007B17EB">
        <w:rPr>
          <w:color w:val="000000"/>
          <w:sz w:val="28"/>
          <w:szCs w:val="28"/>
        </w:rPr>
        <w:t xml:space="preserve">project guide and project coordinator guide </w:t>
      </w:r>
      <w:r w:rsidRPr="007B17EB">
        <w:rPr>
          <w:b/>
          <w:bCs/>
          <w:color w:val="000000"/>
          <w:sz w:val="28"/>
          <w:szCs w:val="28"/>
        </w:rPr>
        <w:t xml:space="preserve">Mrs. </w:t>
      </w:r>
      <w:proofErr w:type="spellStart"/>
      <w:r w:rsidRPr="007B17EB">
        <w:rPr>
          <w:b/>
          <w:bCs/>
          <w:color w:val="000000"/>
          <w:sz w:val="28"/>
          <w:szCs w:val="28"/>
        </w:rPr>
        <w:t>Silviya</w:t>
      </w:r>
      <w:proofErr w:type="spellEnd"/>
      <w:r w:rsidRPr="007B17EB">
        <w:rPr>
          <w:b/>
          <w:bCs/>
          <w:color w:val="000000"/>
          <w:sz w:val="28"/>
          <w:szCs w:val="28"/>
        </w:rPr>
        <w:t xml:space="preserve"> </w:t>
      </w:r>
      <w:proofErr w:type="spellStart"/>
      <w:r w:rsidRPr="007B17EB">
        <w:rPr>
          <w:b/>
          <w:bCs/>
          <w:color w:val="000000"/>
          <w:sz w:val="28"/>
          <w:szCs w:val="28"/>
        </w:rPr>
        <w:t>D’monte</w:t>
      </w:r>
      <w:proofErr w:type="spellEnd"/>
      <w:r w:rsidRPr="007B17EB">
        <w:rPr>
          <w:color w:val="000000"/>
          <w:sz w:val="28"/>
          <w:szCs w:val="28"/>
        </w:rPr>
        <w:t>, for his</w:t>
      </w:r>
      <w:r>
        <w:rPr>
          <w:color w:val="000000"/>
          <w:sz w:val="28"/>
          <w:szCs w:val="28"/>
        </w:rPr>
        <w:t xml:space="preserve"> </w:t>
      </w:r>
      <w:r w:rsidRPr="007B17EB">
        <w:rPr>
          <w:color w:val="000000"/>
          <w:sz w:val="28"/>
          <w:szCs w:val="28"/>
        </w:rPr>
        <w:t>continuous guidance and encouragement for our project work. It is because</w:t>
      </w:r>
      <w:r>
        <w:rPr>
          <w:color w:val="000000"/>
          <w:sz w:val="28"/>
          <w:szCs w:val="28"/>
        </w:rPr>
        <w:t xml:space="preserve"> </w:t>
      </w:r>
      <w:r w:rsidRPr="007B17EB">
        <w:rPr>
          <w:color w:val="000000"/>
          <w:sz w:val="28"/>
          <w:szCs w:val="28"/>
        </w:rPr>
        <w:t>of her experience and wonderful knowledge.</w:t>
      </w:r>
      <w:r>
        <w:rPr>
          <w:color w:val="000000"/>
          <w:sz w:val="28"/>
          <w:szCs w:val="28"/>
        </w:rPr>
        <w:t xml:space="preserve"> </w:t>
      </w:r>
      <w:proofErr w:type="gramStart"/>
      <w:r w:rsidRPr="007B17EB">
        <w:rPr>
          <w:color w:val="000000"/>
          <w:sz w:val="28"/>
          <w:szCs w:val="28"/>
        </w:rPr>
        <w:t>We</w:t>
      </w:r>
      <w:proofErr w:type="gramEnd"/>
      <w:r w:rsidRPr="007B17EB">
        <w:rPr>
          <w:color w:val="000000"/>
          <w:sz w:val="28"/>
          <w:szCs w:val="28"/>
        </w:rPr>
        <w:t xml:space="preserve"> would also like to thank</w:t>
      </w:r>
      <w:r>
        <w:rPr>
          <w:color w:val="000000"/>
          <w:sz w:val="28"/>
          <w:szCs w:val="28"/>
        </w:rPr>
        <w:t xml:space="preserve"> </w:t>
      </w:r>
      <w:r w:rsidRPr="007B17EB">
        <w:rPr>
          <w:b/>
          <w:bCs/>
          <w:color w:val="000000"/>
          <w:sz w:val="28"/>
          <w:szCs w:val="28"/>
        </w:rPr>
        <w:t>Mr</w:t>
      </w:r>
      <w:r>
        <w:rPr>
          <w:b/>
          <w:bCs/>
          <w:color w:val="000000"/>
          <w:sz w:val="28"/>
          <w:szCs w:val="28"/>
        </w:rPr>
        <w:t>. John Kenny</w:t>
      </w:r>
      <w:r w:rsidRPr="007B17EB">
        <w:rPr>
          <w:color w:val="000000"/>
          <w:sz w:val="28"/>
          <w:szCs w:val="28"/>
        </w:rPr>
        <w:t>, Head of Artificial Intelligence and Machine Learning</w:t>
      </w:r>
      <w:r>
        <w:rPr>
          <w:color w:val="000000"/>
          <w:sz w:val="28"/>
          <w:szCs w:val="28"/>
        </w:rPr>
        <w:t xml:space="preserve"> </w:t>
      </w:r>
      <w:r w:rsidRPr="007B17EB">
        <w:rPr>
          <w:color w:val="000000"/>
          <w:sz w:val="28"/>
          <w:szCs w:val="28"/>
        </w:rPr>
        <w:t>department for her encouragement, whole-hearted cooperation and support.</w:t>
      </w:r>
      <w:r>
        <w:rPr>
          <w:color w:val="000000"/>
          <w:sz w:val="28"/>
          <w:szCs w:val="28"/>
        </w:rPr>
        <w:t xml:space="preserve"> </w:t>
      </w:r>
    </w:p>
    <w:p w14:paraId="61032001" w14:textId="05E45A1D" w:rsidR="007B17EB" w:rsidRPr="007B17EB" w:rsidRDefault="007B17EB" w:rsidP="007B17EB">
      <w:pPr>
        <w:pStyle w:val="NormalWeb"/>
        <w:spacing w:before="195" w:after="0" w:line="360" w:lineRule="auto"/>
        <w:ind w:left="720" w:right="643"/>
        <w:jc w:val="both"/>
        <w:rPr>
          <w:color w:val="000000"/>
          <w:sz w:val="28"/>
          <w:szCs w:val="28"/>
        </w:rPr>
      </w:pPr>
      <w:r w:rsidRPr="007B17EB">
        <w:rPr>
          <w:color w:val="000000"/>
          <w:sz w:val="28"/>
          <w:szCs w:val="28"/>
        </w:rPr>
        <w:t xml:space="preserve">We would also like to thank our Principal </w:t>
      </w:r>
      <w:proofErr w:type="spellStart"/>
      <w:r w:rsidRPr="007B17EB">
        <w:rPr>
          <w:b/>
          <w:bCs/>
          <w:color w:val="000000"/>
          <w:sz w:val="28"/>
          <w:szCs w:val="28"/>
        </w:rPr>
        <w:t>Dr.</w:t>
      </w:r>
      <w:proofErr w:type="spellEnd"/>
      <w:r w:rsidRPr="007B17EB">
        <w:rPr>
          <w:b/>
          <w:bCs/>
          <w:color w:val="000000"/>
          <w:sz w:val="28"/>
          <w:szCs w:val="28"/>
        </w:rPr>
        <w:t xml:space="preserve"> J. B. Patil</w:t>
      </w:r>
      <w:r w:rsidRPr="007B17EB">
        <w:rPr>
          <w:color w:val="000000"/>
          <w:sz w:val="28"/>
          <w:szCs w:val="28"/>
        </w:rPr>
        <w:t xml:space="preserve"> and the</w:t>
      </w:r>
      <w:r>
        <w:rPr>
          <w:color w:val="000000"/>
          <w:sz w:val="28"/>
          <w:szCs w:val="28"/>
        </w:rPr>
        <w:t xml:space="preserve"> </w:t>
      </w:r>
      <w:r w:rsidRPr="007B17EB">
        <w:rPr>
          <w:color w:val="000000"/>
          <w:sz w:val="28"/>
          <w:szCs w:val="28"/>
        </w:rPr>
        <w:t>management of Universal</w:t>
      </w:r>
      <w:r>
        <w:rPr>
          <w:color w:val="000000"/>
          <w:sz w:val="28"/>
          <w:szCs w:val="28"/>
        </w:rPr>
        <w:t xml:space="preserve"> </w:t>
      </w:r>
      <w:r w:rsidRPr="007B17EB">
        <w:rPr>
          <w:color w:val="000000"/>
          <w:sz w:val="28"/>
          <w:szCs w:val="28"/>
        </w:rPr>
        <w:t>College of Engineering, Vasai, Mumbai for</w:t>
      </w:r>
      <w:r>
        <w:rPr>
          <w:color w:val="000000"/>
          <w:sz w:val="28"/>
          <w:szCs w:val="28"/>
        </w:rPr>
        <w:t xml:space="preserve"> </w:t>
      </w:r>
      <w:r w:rsidRPr="007B17EB">
        <w:rPr>
          <w:color w:val="000000"/>
          <w:sz w:val="28"/>
          <w:szCs w:val="28"/>
        </w:rPr>
        <w:t>providing us all the facilities and the work friendly environment. We</w:t>
      </w:r>
      <w:r>
        <w:rPr>
          <w:color w:val="000000"/>
          <w:sz w:val="28"/>
          <w:szCs w:val="28"/>
        </w:rPr>
        <w:t xml:space="preserve"> </w:t>
      </w:r>
      <w:r w:rsidRPr="007B17EB">
        <w:rPr>
          <w:color w:val="000000"/>
          <w:sz w:val="28"/>
          <w:szCs w:val="28"/>
        </w:rPr>
        <w:t>acknowledge with thanks, the assistance provided by departmental staff,</w:t>
      </w:r>
      <w:r>
        <w:rPr>
          <w:color w:val="000000"/>
          <w:sz w:val="28"/>
          <w:szCs w:val="28"/>
        </w:rPr>
        <w:t xml:space="preserve"> </w:t>
      </w:r>
      <w:r w:rsidRPr="007B17EB">
        <w:rPr>
          <w:color w:val="000000"/>
          <w:sz w:val="28"/>
          <w:szCs w:val="28"/>
        </w:rPr>
        <w:t>library and lab attendants.</w:t>
      </w:r>
    </w:p>
    <w:p w14:paraId="4FEFA3B9" w14:textId="77777777" w:rsidR="007B17EB" w:rsidRPr="007B17EB" w:rsidRDefault="007B17EB" w:rsidP="007B17EB">
      <w:pPr>
        <w:pStyle w:val="NormalWeb"/>
        <w:spacing w:before="195" w:after="0" w:line="276" w:lineRule="auto"/>
        <w:ind w:left="4320" w:right="643"/>
        <w:jc w:val="right"/>
        <w:rPr>
          <w:b/>
          <w:bCs/>
          <w:color w:val="000000"/>
          <w:sz w:val="32"/>
          <w:szCs w:val="32"/>
        </w:rPr>
      </w:pPr>
    </w:p>
    <w:p w14:paraId="3768D67C" w14:textId="77777777" w:rsidR="007B17EB" w:rsidRPr="007B17EB" w:rsidRDefault="007B17EB" w:rsidP="007B17EB">
      <w:pPr>
        <w:pStyle w:val="NormalWeb"/>
        <w:spacing w:before="195" w:after="0" w:line="276" w:lineRule="auto"/>
        <w:ind w:left="4320" w:right="643"/>
        <w:jc w:val="right"/>
        <w:rPr>
          <w:b/>
          <w:bCs/>
          <w:color w:val="000000"/>
          <w:sz w:val="32"/>
          <w:szCs w:val="32"/>
        </w:rPr>
      </w:pPr>
      <w:r w:rsidRPr="007B17EB">
        <w:rPr>
          <w:b/>
          <w:bCs/>
          <w:color w:val="000000"/>
          <w:sz w:val="32"/>
          <w:szCs w:val="32"/>
        </w:rPr>
        <w:t>Mr. Jatin Singh (251)</w:t>
      </w:r>
    </w:p>
    <w:p w14:paraId="4BF92A90" w14:textId="4FA2A37C" w:rsidR="007B17EB" w:rsidRPr="007B17EB" w:rsidRDefault="007B17EB" w:rsidP="007B17EB">
      <w:pPr>
        <w:pStyle w:val="NormalWeb"/>
        <w:spacing w:before="195" w:after="0" w:line="276" w:lineRule="auto"/>
        <w:ind w:left="3600" w:right="643"/>
        <w:jc w:val="right"/>
        <w:rPr>
          <w:b/>
          <w:bCs/>
          <w:color w:val="000000"/>
          <w:sz w:val="32"/>
          <w:szCs w:val="32"/>
        </w:rPr>
      </w:pPr>
      <w:r>
        <w:rPr>
          <w:b/>
          <w:bCs/>
          <w:color w:val="000000"/>
          <w:sz w:val="32"/>
          <w:szCs w:val="32"/>
        </w:rPr>
        <w:t xml:space="preserve">       </w:t>
      </w:r>
      <w:r w:rsidRPr="007B17EB">
        <w:rPr>
          <w:b/>
          <w:bCs/>
          <w:color w:val="000000"/>
          <w:sz w:val="32"/>
          <w:szCs w:val="32"/>
        </w:rPr>
        <w:t xml:space="preserve">Mr. </w:t>
      </w:r>
      <w:proofErr w:type="spellStart"/>
      <w:r w:rsidRPr="007B17EB">
        <w:rPr>
          <w:b/>
          <w:bCs/>
          <w:color w:val="000000"/>
          <w:sz w:val="32"/>
          <w:szCs w:val="32"/>
        </w:rPr>
        <w:t>Madhavendra</w:t>
      </w:r>
      <w:proofErr w:type="spellEnd"/>
      <w:r w:rsidRPr="007B17EB">
        <w:rPr>
          <w:b/>
          <w:bCs/>
          <w:color w:val="000000"/>
          <w:sz w:val="32"/>
          <w:szCs w:val="32"/>
        </w:rPr>
        <w:t xml:space="preserve"> Singh (252)</w:t>
      </w:r>
    </w:p>
    <w:p w14:paraId="49FF14C9" w14:textId="30E2B626" w:rsidR="007B17EB" w:rsidRPr="007B17EB" w:rsidRDefault="007B17EB" w:rsidP="007B17EB">
      <w:pPr>
        <w:pStyle w:val="NormalWeb"/>
        <w:spacing w:before="195" w:after="0" w:line="276" w:lineRule="auto"/>
        <w:ind w:left="4320" w:right="643"/>
        <w:jc w:val="right"/>
        <w:rPr>
          <w:b/>
          <w:bCs/>
          <w:color w:val="000000"/>
          <w:sz w:val="32"/>
          <w:szCs w:val="32"/>
        </w:rPr>
      </w:pPr>
      <w:r w:rsidRPr="007B17EB">
        <w:rPr>
          <w:b/>
          <w:bCs/>
          <w:color w:val="000000"/>
          <w:sz w:val="32"/>
          <w:szCs w:val="32"/>
        </w:rPr>
        <w:t xml:space="preserve">Mr. Rudra </w:t>
      </w:r>
      <w:proofErr w:type="gramStart"/>
      <w:r w:rsidRPr="007B17EB">
        <w:rPr>
          <w:b/>
          <w:bCs/>
          <w:color w:val="000000"/>
          <w:sz w:val="32"/>
          <w:szCs w:val="32"/>
        </w:rPr>
        <w:t>Trivedi(</w:t>
      </w:r>
      <w:proofErr w:type="gramEnd"/>
      <w:r w:rsidRPr="007B17EB">
        <w:rPr>
          <w:b/>
          <w:bCs/>
          <w:color w:val="000000"/>
          <w:sz w:val="32"/>
          <w:szCs w:val="32"/>
        </w:rPr>
        <w:t>266)</w:t>
      </w:r>
    </w:p>
    <w:sectPr w:rsidR="007B17EB" w:rsidRPr="007B17EB">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290E2" w14:textId="77777777" w:rsidR="00B7137F" w:rsidRDefault="00B7137F" w:rsidP="00B7137F">
      <w:pPr>
        <w:spacing w:after="0" w:line="240" w:lineRule="auto"/>
      </w:pPr>
      <w:r>
        <w:separator/>
      </w:r>
    </w:p>
  </w:endnote>
  <w:endnote w:type="continuationSeparator" w:id="0">
    <w:p w14:paraId="6126805F" w14:textId="77777777" w:rsidR="00B7137F" w:rsidRDefault="00B7137F" w:rsidP="00B7137F">
      <w:pPr>
        <w:spacing w:after="0" w:line="240" w:lineRule="auto"/>
      </w:pPr>
      <w:r>
        <w:continuationSeparator/>
      </w:r>
    </w:p>
  </w:endnote>
  <w:endnote w:type="continuationNotice" w:id="1">
    <w:p w14:paraId="30D53F7E" w14:textId="77777777" w:rsidR="00AD1F66" w:rsidRDefault="00AD1F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8923681"/>
      <w:docPartObj>
        <w:docPartGallery w:val="Page Numbers (Bottom of Page)"/>
        <w:docPartUnique/>
      </w:docPartObj>
    </w:sdtPr>
    <w:sdtEndPr>
      <w:rPr>
        <w:color w:val="7F7F7F" w:themeColor="background1" w:themeShade="7F"/>
        <w:spacing w:val="60"/>
      </w:rPr>
    </w:sdtEndPr>
    <w:sdtContent>
      <w:p w14:paraId="06E26469" w14:textId="41D69010" w:rsidR="006719C7" w:rsidRDefault="006719C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03497B3" w14:textId="62511451" w:rsidR="006719C7" w:rsidRPr="006719C7" w:rsidRDefault="006719C7">
    <w:pPr>
      <w:pStyle w:val="Foo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608C9" w14:textId="77777777" w:rsidR="00B7137F" w:rsidRDefault="00B7137F" w:rsidP="00B7137F">
      <w:pPr>
        <w:spacing w:after="0" w:line="240" w:lineRule="auto"/>
      </w:pPr>
      <w:r>
        <w:separator/>
      </w:r>
    </w:p>
  </w:footnote>
  <w:footnote w:type="continuationSeparator" w:id="0">
    <w:p w14:paraId="45F0D38D" w14:textId="77777777" w:rsidR="00B7137F" w:rsidRDefault="00B7137F" w:rsidP="00B7137F">
      <w:pPr>
        <w:spacing w:after="0" w:line="240" w:lineRule="auto"/>
      </w:pPr>
      <w:r>
        <w:continuationSeparator/>
      </w:r>
    </w:p>
  </w:footnote>
  <w:footnote w:type="continuationNotice" w:id="1">
    <w:p w14:paraId="26046049" w14:textId="77777777" w:rsidR="00AD1F66" w:rsidRDefault="00AD1F6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82CAB"/>
    <w:multiLevelType w:val="multilevel"/>
    <w:tmpl w:val="BAA03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1FA6128"/>
    <w:multiLevelType w:val="hybridMultilevel"/>
    <w:tmpl w:val="BB7E61C0"/>
    <w:lvl w:ilvl="0" w:tplc="CD72136E">
      <w:start w:val="1"/>
      <w:numFmt w:val="upperLetter"/>
      <w:lvlText w:val="%1."/>
      <w:lvlJc w:val="left"/>
      <w:pPr>
        <w:ind w:left="487" w:hanging="360"/>
      </w:pPr>
      <w:rPr>
        <w:rFonts w:hint="default"/>
        <w:sz w:val="26"/>
      </w:rPr>
    </w:lvl>
    <w:lvl w:ilvl="1" w:tplc="40090019" w:tentative="1">
      <w:start w:val="1"/>
      <w:numFmt w:val="lowerLetter"/>
      <w:lvlText w:val="%2."/>
      <w:lvlJc w:val="left"/>
      <w:pPr>
        <w:ind w:left="1207" w:hanging="360"/>
      </w:pPr>
    </w:lvl>
    <w:lvl w:ilvl="2" w:tplc="4009001B" w:tentative="1">
      <w:start w:val="1"/>
      <w:numFmt w:val="lowerRoman"/>
      <w:lvlText w:val="%3."/>
      <w:lvlJc w:val="right"/>
      <w:pPr>
        <w:ind w:left="1927" w:hanging="180"/>
      </w:pPr>
    </w:lvl>
    <w:lvl w:ilvl="3" w:tplc="4009000F" w:tentative="1">
      <w:start w:val="1"/>
      <w:numFmt w:val="decimal"/>
      <w:lvlText w:val="%4."/>
      <w:lvlJc w:val="left"/>
      <w:pPr>
        <w:ind w:left="2647" w:hanging="360"/>
      </w:pPr>
    </w:lvl>
    <w:lvl w:ilvl="4" w:tplc="40090019" w:tentative="1">
      <w:start w:val="1"/>
      <w:numFmt w:val="lowerLetter"/>
      <w:lvlText w:val="%5."/>
      <w:lvlJc w:val="left"/>
      <w:pPr>
        <w:ind w:left="3367" w:hanging="360"/>
      </w:pPr>
    </w:lvl>
    <w:lvl w:ilvl="5" w:tplc="4009001B" w:tentative="1">
      <w:start w:val="1"/>
      <w:numFmt w:val="lowerRoman"/>
      <w:lvlText w:val="%6."/>
      <w:lvlJc w:val="right"/>
      <w:pPr>
        <w:ind w:left="4087" w:hanging="180"/>
      </w:pPr>
    </w:lvl>
    <w:lvl w:ilvl="6" w:tplc="4009000F" w:tentative="1">
      <w:start w:val="1"/>
      <w:numFmt w:val="decimal"/>
      <w:lvlText w:val="%7."/>
      <w:lvlJc w:val="left"/>
      <w:pPr>
        <w:ind w:left="4807" w:hanging="360"/>
      </w:pPr>
    </w:lvl>
    <w:lvl w:ilvl="7" w:tplc="40090019" w:tentative="1">
      <w:start w:val="1"/>
      <w:numFmt w:val="lowerLetter"/>
      <w:lvlText w:val="%8."/>
      <w:lvlJc w:val="left"/>
      <w:pPr>
        <w:ind w:left="5527" w:hanging="360"/>
      </w:pPr>
    </w:lvl>
    <w:lvl w:ilvl="8" w:tplc="4009001B" w:tentative="1">
      <w:start w:val="1"/>
      <w:numFmt w:val="lowerRoman"/>
      <w:lvlText w:val="%9."/>
      <w:lvlJc w:val="right"/>
      <w:pPr>
        <w:ind w:left="6247" w:hanging="180"/>
      </w:pPr>
    </w:lvl>
  </w:abstractNum>
  <w:num w:numId="1" w16cid:durableId="1833059938">
    <w:abstractNumId w:val="1"/>
  </w:num>
  <w:num w:numId="2" w16cid:durableId="171581270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TIN SINGH">
    <w15:presenceInfo w15:providerId="AD" w15:userId="S::jatinsingh@learnermumbai.onmicrosoft.com::9e0ddcf2-306c-438c-af3b-5bbe25fc34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078"/>
    <w:rsid w:val="00024CF9"/>
    <w:rsid w:val="00035B97"/>
    <w:rsid w:val="00036543"/>
    <w:rsid w:val="00047FF2"/>
    <w:rsid w:val="00067C40"/>
    <w:rsid w:val="00071BE2"/>
    <w:rsid w:val="0009454C"/>
    <w:rsid w:val="000B354A"/>
    <w:rsid w:val="000C26EA"/>
    <w:rsid w:val="000E3214"/>
    <w:rsid w:val="000F1319"/>
    <w:rsid w:val="000F6539"/>
    <w:rsid w:val="000F6F5A"/>
    <w:rsid w:val="001171A8"/>
    <w:rsid w:val="00156664"/>
    <w:rsid w:val="00175C35"/>
    <w:rsid w:val="00186D2B"/>
    <w:rsid w:val="00194A89"/>
    <w:rsid w:val="001A53C6"/>
    <w:rsid w:val="001B5F45"/>
    <w:rsid w:val="001B7F76"/>
    <w:rsid w:val="001F0710"/>
    <w:rsid w:val="002055A2"/>
    <w:rsid w:val="002313B7"/>
    <w:rsid w:val="002332E8"/>
    <w:rsid w:val="00235E10"/>
    <w:rsid w:val="00241BC3"/>
    <w:rsid w:val="0028324D"/>
    <w:rsid w:val="0029457F"/>
    <w:rsid w:val="002A2E5D"/>
    <w:rsid w:val="002A383F"/>
    <w:rsid w:val="002B6236"/>
    <w:rsid w:val="002C1040"/>
    <w:rsid w:val="002F3A21"/>
    <w:rsid w:val="00305FAD"/>
    <w:rsid w:val="00313728"/>
    <w:rsid w:val="00345675"/>
    <w:rsid w:val="00382829"/>
    <w:rsid w:val="003A3339"/>
    <w:rsid w:val="003F496C"/>
    <w:rsid w:val="004234FC"/>
    <w:rsid w:val="00450239"/>
    <w:rsid w:val="00474D81"/>
    <w:rsid w:val="00485862"/>
    <w:rsid w:val="00493CBA"/>
    <w:rsid w:val="004A29EA"/>
    <w:rsid w:val="004A4ED7"/>
    <w:rsid w:val="004B3681"/>
    <w:rsid w:val="004C4936"/>
    <w:rsid w:val="004D2DC2"/>
    <w:rsid w:val="004D6395"/>
    <w:rsid w:val="004E5308"/>
    <w:rsid w:val="0050337C"/>
    <w:rsid w:val="00506C66"/>
    <w:rsid w:val="00516EDD"/>
    <w:rsid w:val="00544B44"/>
    <w:rsid w:val="00581150"/>
    <w:rsid w:val="00590648"/>
    <w:rsid w:val="005B0129"/>
    <w:rsid w:val="005B021E"/>
    <w:rsid w:val="005E1151"/>
    <w:rsid w:val="005F797D"/>
    <w:rsid w:val="0061433F"/>
    <w:rsid w:val="00636E13"/>
    <w:rsid w:val="00656020"/>
    <w:rsid w:val="006719C7"/>
    <w:rsid w:val="00673FBB"/>
    <w:rsid w:val="006915F7"/>
    <w:rsid w:val="006B713F"/>
    <w:rsid w:val="006C4465"/>
    <w:rsid w:val="006D66B2"/>
    <w:rsid w:val="006E0E1A"/>
    <w:rsid w:val="006F29B5"/>
    <w:rsid w:val="00703184"/>
    <w:rsid w:val="00714B5D"/>
    <w:rsid w:val="00726253"/>
    <w:rsid w:val="00751A22"/>
    <w:rsid w:val="00761B8F"/>
    <w:rsid w:val="007B17EB"/>
    <w:rsid w:val="007C2D01"/>
    <w:rsid w:val="007F3C56"/>
    <w:rsid w:val="00804D59"/>
    <w:rsid w:val="00806FEF"/>
    <w:rsid w:val="00821A12"/>
    <w:rsid w:val="00842AE5"/>
    <w:rsid w:val="008540EE"/>
    <w:rsid w:val="00855192"/>
    <w:rsid w:val="008843CF"/>
    <w:rsid w:val="0088565D"/>
    <w:rsid w:val="008879B5"/>
    <w:rsid w:val="00887F98"/>
    <w:rsid w:val="008936A5"/>
    <w:rsid w:val="008A2140"/>
    <w:rsid w:val="008C45EF"/>
    <w:rsid w:val="008D6236"/>
    <w:rsid w:val="009603B3"/>
    <w:rsid w:val="00961346"/>
    <w:rsid w:val="00976078"/>
    <w:rsid w:val="00977401"/>
    <w:rsid w:val="009A2E4E"/>
    <w:rsid w:val="009A70C1"/>
    <w:rsid w:val="009B38EF"/>
    <w:rsid w:val="009B6397"/>
    <w:rsid w:val="009B6BFF"/>
    <w:rsid w:val="009E7324"/>
    <w:rsid w:val="009F786B"/>
    <w:rsid w:val="00A01DAD"/>
    <w:rsid w:val="00A40767"/>
    <w:rsid w:val="00A56667"/>
    <w:rsid w:val="00A709BD"/>
    <w:rsid w:val="00A71174"/>
    <w:rsid w:val="00A76E2F"/>
    <w:rsid w:val="00A777A6"/>
    <w:rsid w:val="00A84ECC"/>
    <w:rsid w:val="00AB74AE"/>
    <w:rsid w:val="00AC2B26"/>
    <w:rsid w:val="00AD1F66"/>
    <w:rsid w:val="00AD23DB"/>
    <w:rsid w:val="00B345CC"/>
    <w:rsid w:val="00B473E7"/>
    <w:rsid w:val="00B70781"/>
    <w:rsid w:val="00B7137F"/>
    <w:rsid w:val="00BA0415"/>
    <w:rsid w:val="00BD1E5E"/>
    <w:rsid w:val="00C156A3"/>
    <w:rsid w:val="00C17A6B"/>
    <w:rsid w:val="00C30BF2"/>
    <w:rsid w:val="00C529E0"/>
    <w:rsid w:val="00C56425"/>
    <w:rsid w:val="00C628D9"/>
    <w:rsid w:val="00C714B8"/>
    <w:rsid w:val="00C737F9"/>
    <w:rsid w:val="00C84053"/>
    <w:rsid w:val="00CA13C8"/>
    <w:rsid w:val="00CB3AAE"/>
    <w:rsid w:val="00CB53A4"/>
    <w:rsid w:val="00CC2564"/>
    <w:rsid w:val="00CE5DB5"/>
    <w:rsid w:val="00CF2B58"/>
    <w:rsid w:val="00D0456D"/>
    <w:rsid w:val="00D10F73"/>
    <w:rsid w:val="00D166F8"/>
    <w:rsid w:val="00D33B27"/>
    <w:rsid w:val="00D42F0A"/>
    <w:rsid w:val="00D46B9C"/>
    <w:rsid w:val="00D57A04"/>
    <w:rsid w:val="00D72AF3"/>
    <w:rsid w:val="00D76C2D"/>
    <w:rsid w:val="00D82AE4"/>
    <w:rsid w:val="00DB33AA"/>
    <w:rsid w:val="00DC00C6"/>
    <w:rsid w:val="00DF677C"/>
    <w:rsid w:val="00E03AE4"/>
    <w:rsid w:val="00E06AE1"/>
    <w:rsid w:val="00E16A8B"/>
    <w:rsid w:val="00E2722E"/>
    <w:rsid w:val="00E74C20"/>
    <w:rsid w:val="00E75838"/>
    <w:rsid w:val="00E76203"/>
    <w:rsid w:val="00EB6603"/>
    <w:rsid w:val="00ED4B3C"/>
    <w:rsid w:val="00EE1FE9"/>
    <w:rsid w:val="00F028C2"/>
    <w:rsid w:val="00F4545E"/>
    <w:rsid w:val="00F90125"/>
    <w:rsid w:val="00FA0279"/>
    <w:rsid w:val="00FA468A"/>
    <w:rsid w:val="00FD355A"/>
    <w:rsid w:val="00FF3A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F805B"/>
  <w15:chartTrackingRefBased/>
  <w15:docId w15:val="{55C0CA3D-CB2D-4F41-BD49-6E5B45843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C2B2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B713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137F"/>
  </w:style>
  <w:style w:type="paragraph" w:styleId="Footer">
    <w:name w:val="footer"/>
    <w:basedOn w:val="Normal"/>
    <w:link w:val="FooterChar"/>
    <w:uiPriority w:val="99"/>
    <w:unhideWhenUsed/>
    <w:rsid w:val="00B713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137F"/>
  </w:style>
  <w:style w:type="table" w:styleId="TableGrid">
    <w:name w:val="Table Grid"/>
    <w:basedOn w:val="TableNormal"/>
    <w:uiPriority w:val="39"/>
    <w:rsid w:val="007262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8565D"/>
    <w:rPr>
      <w:color w:val="0563C1" w:themeColor="hyperlink"/>
      <w:u w:val="single"/>
    </w:rPr>
  </w:style>
  <w:style w:type="character" w:styleId="UnresolvedMention">
    <w:name w:val="Unresolved Mention"/>
    <w:basedOn w:val="DefaultParagraphFont"/>
    <w:uiPriority w:val="99"/>
    <w:semiHidden/>
    <w:unhideWhenUsed/>
    <w:rsid w:val="0088565D"/>
    <w:rPr>
      <w:color w:val="605E5C"/>
      <w:shd w:val="clear" w:color="auto" w:fill="E1DFDD"/>
    </w:rPr>
  </w:style>
  <w:style w:type="character" w:styleId="HTMLCode">
    <w:name w:val="HTML Code"/>
    <w:basedOn w:val="DefaultParagraphFont"/>
    <w:uiPriority w:val="99"/>
    <w:semiHidden/>
    <w:unhideWhenUsed/>
    <w:rsid w:val="00887F98"/>
    <w:rPr>
      <w:rFonts w:ascii="Courier New" w:eastAsia="Times New Roman" w:hAnsi="Courier New" w:cs="Courier New"/>
      <w:sz w:val="20"/>
      <w:szCs w:val="20"/>
    </w:rPr>
  </w:style>
  <w:style w:type="character" w:customStyle="1" w:styleId="pre">
    <w:name w:val="pre"/>
    <w:basedOn w:val="DefaultParagraphFont"/>
    <w:rsid w:val="00887F98"/>
  </w:style>
  <w:style w:type="paragraph" w:styleId="Revision">
    <w:name w:val="Revision"/>
    <w:hidden/>
    <w:uiPriority w:val="99"/>
    <w:semiHidden/>
    <w:rsid w:val="00C737F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8346">
      <w:bodyDiv w:val="1"/>
      <w:marLeft w:val="0"/>
      <w:marRight w:val="0"/>
      <w:marTop w:val="0"/>
      <w:marBottom w:val="0"/>
      <w:divBdr>
        <w:top w:val="none" w:sz="0" w:space="0" w:color="auto"/>
        <w:left w:val="none" w:sz="0" w:space="0" w:color="auto"/>
        <w:bottom w:val="none" w:sz="0" w:space="0" w:color="auto"/>
        <w:right w:val="none" w:sz="0" w:space="0" w:color="auto"/>
      </w:divBdr>
    </w:div>
    <w:div w:id="56513843">
      <w:bodyDiv w:val="1"/>
      <w:marLeft w:val="0"/>
      <w:marRight w:val="0"/>
      <w:marTop w:val="0"/>
      <w:marBottom w:val="0"/>
      <w:divBdr>
        <w:top w:val="none" w:sz="0" w:space="0" w:color="auto"/>
        <w:left w:val="none" w:sz="0" w:space="0" w:color="auto"/>
        <w:bottom w:val="none" w:sz="0" w:space="0" w:color="auto"/>
        <w:right w:val="none" w:sz="0" w:space="0" w:color="auto"/>
      </w:divBdr>
    </w:div>
    <w:div w:id="56517735">
      <w:bodyDiv w:val="1"/>
      <w:marLeft w:val="0"/>
      <w:marRight w:val="0"/>
      <w:marTop w:val="0"/>
      <w:marBottom w:val="0"/>
      <w:divBdr>
        <w:top w:val="none" w:sz="0" w:space="0" w:color="auto"/>
        <w:left w:val="none" w:sz="0" w:space="0" w:color="auto"/>
        <w:bottom w:val="none" w:sz="0" w:space="0" w:color="auto"/>
        <w:right w:val="none" w:sz="0" w:space="0" w:color="auto"/>
      </w:divBdr>
    </w:div>
    <w:div w:id="107823313">
      <w:bodyDiv w:val="1"/>
      <w:marLeft w:val="0"/>
      <w:marRight w:val="0"/>
      <w:marTop w:val="0"/>
      <w:marBottom w:val="0"/>
      <w:divBdr>
        <w:top w:val="none" w:sz="0" w:space="0" w:color="auto"/>
        <w:left w:val="none" w:sz="0" w:space="0" w:color="auto"/>
        <w:bottom w:val="none" w:sz="0" w:space="0" w:color="auto"/>
        <w:right w:val="none" w:sz="0" w:space="0" w:color="auto"/>
      </w:divBdr>
    </w:div>
    <w:div w:id="374353358">
      <w:bodyDiv w:val="1"/>
      <w:marLeft w:val="0"/>
      <w:marRight w:val="0"/>
      <w:marTop w:val="0"/>
      <w:marBottom w:val="0"/>
      <w:divBdr>
        <w:top w:val="none" w:sz="0" w:space="0" w:color="auto"/>
        <w:left w:val="none" w:sz="0" w:space="0" w:color="auto"/>
        <w:bottom w:val="none" w:sz="0" w:space="0" w:color="auto"/>
        <w:right w:val="none" w:sz="0" w:space="0" w:color="auto"/>
      </w:divBdr>
    </w:div>
    <w:div w:id="523598907">
      <w:bodyDiv w:val="1"/>
      <w:marLeft w:val="0"/>
      <w:marRight w:val="0"/>
      <w:marTop w:val="0"/>
      <w:marBottom w:val="0"/>
      <w:divBdr>
        <w:top w:val="none" w:sz="0" w:space="0" w:color="auto"/>
        <w:left w:val="none" w:sz="0" w:space="0" w:color="auto"/>
        <w:bottom w:val="none" w:sz="0" w:space="0" w:color="auto"/>
        <w:right w:val="none" w:sz="0" w:space="0" w:color="auto"/>
      </w:divBdr>
    </w:div>
    <w:div w:id="605162009">
      <w:bodyDiv w:val="1"/>
      <w:marLeft w:val="0"/>
      <w:marRight w:val="0"/>
      <w:marTop w:val="0"/>
      <w:marBottom w:val="0"/>
      <w:divBdr>
        <w:top w:val="none" w:sz="0" w:space="0" w:color="auto"/>
        <w:left w:val="none" w:sz="0" w:space="0" w:color="auto"/>
        <w:bottom w:val="none" w:sz="0" w:space="0" w:color="auto"/>
        <w:right w:val="none" w:sz="0" w:space="0" w:color="auto"/>
      </w:divBdr>
    </w:div>
    <w:div w:id="866599176">
      <w:bodyDiv w:val="1"/>
      <w:marLeft w:val="0"/>
      <w:marRight w:val="0"/>
      <w:marTop w:val="0"/>
      <w:marBottom w:val="0"/>
      <w:divBdr>
        <w:top w:val="none" w:sz="0" w:space="0" w:color="auto"/>
        <w:left w:val="none" w:sz="0" w:space="0" w:color="auto"/>
        <w:bottom w:val="none" w:sz="0" w:space="0" w:color="auto"/>
        <w:right w:val="none" w:sz="0" w:space="0" w:color="auto"/>
      </w:divBdr>
    </w:div>
    <w:div w:id="888032982">
      <w:bodyDiv w:val="1"/>
      <w:marLeft w:val="0"/>
      <w:marRight w:val="0"/>
      <w:marTop w:val="0"/>
      <w:marBottom w:val="0"/>
      <w:divBdr>
        <w:top w:val="none" w:sz="0" w:space="0" w:color="auto"/>
        <w:left w:val="none" w:sz="0" w:space="0" w:color="auto"/>
        <w:bottom w:val="none" w:sz="0" w:space="0" w:color="auto"/>
        <w:right w:val="none" w:sz="0" w:space="0" w:color="auto"/>
      </w:divBdr>
    </w:div>
    <w:div w:id="933824534">
      <w:bodyDiv w:val="1"/>
      <w:marLeft w:val="0"/>
      <w:marRight w:val="0"/>
      <w:marTop w:val="0"/>
      <w:marBottom w:val="0"/>
      <w:divBdr>
        <w:top w:val="none" w:sz="0" w:space="0" w:color="auto"/>
        <w:left w:val="none" w:sz="0" w:space="0" w:color="auto"/>
        <w:bottom w:val="none" w:sz="0" w:space="0" w:color="auto"/>
        <w:right w:val="none" w:sz="0" w:space="0" w:color="auto"/>
      </w:divBdr>
    </w:div>
    <w:div w:id="1097676633">
      <w:bodyDiv w:val="1"/>
      <w:marLeft w:val="0"/>
      <w:marRight w:val="0"/>
      <w:marTop w:val="0"/>
      <w:marBottom w:val="0"/>
      <w:divBdr>
        <w:top w:val="none" w:sz="0" w:space="0" w:color="auto"/>
        <w:left w:val="none" w:sz="0" w:space="0" w:color="auto"/>
        <w:bottom w:val="none" w:sz="0" w:space="0" w:color="auto"/>
        <w:right w:val="none" w:sz="0" w:space="0" w:color="auto"/>
      </w:divBdr>
    </w:div>
    <w:div w:id="1116216254">
      <w:bodyDiv w:val="1"/>
      <w:marLeft w:val="0"/>
      <w:marRight w:val="0"/>
      <w:marTop w:val="0"/>
      <w:marBottom w:val="0"/>
      <w:divBdr>
        <w:top w:val="none" w:sz="0" w:space="0" w:color="auto"/>
        <w:left w:val="none" w:sz="0" w:space="0" w:color="auto"/>
        <w:bottom w:val="none" w:sz="0" w:space="0" w:color="auto"/>
        <w:right w:val="none" w:sz="0" w:space="0" w:color="auto"/>
      </w:divBdr>
    </w:div>
    <w:div w:id="1198465371">
      <w:bodyDiv w:val="1"/>
      <w:marLeft w:val="0"/>
      <w:marRight w:val="0"/>
      <w:marTop w:val="0"/>
      <w:marBottom w:val="0"/>
      <w:divBdr>
        <w:top w:val="none" w:sz="0" w:space="0" w:color="auto"/>
        <w:left w:val="none" w:sz="0" w:space="0" w:color="auto"/>
        <w:bottom w:val="none" w:sz="0" w:space="0" w:color="auto"/>
        <w:right w:val="none" w:sz="0" w:space="0" w:color="auto"/>
      </w:divBdr>
    </w:div>
    <w:div w:id="1248689500">
      <w:bodyDiv w:val="1"/>
      <w:marLeft w:val="0"/>
      <w:marRight w:val="0"/>
      <w:marTop w:val="0"/>
      <w:marBottom w:val="0"/>
      <w:divBdr>
        <w:top w:val="none" w:sz="0" w:space="0" w:color="auto"/>
        <w:left w:val="none" w:sz="0" w:space="0" w:color="auto"/>
        <w:bottom w:val="none" w:sz="0" w:space="0" w:color="auto"/>
        <w:right w:val="none" w:sz="0" w:space="0" w:color="auto"/>
      </w:divBdr>
    </w:div>
    <w:div w:id="1255434906">
      <w:bodyDiv w:val="1"/>
      <w:marLeft w:val="0"/>
      <w:marRight w:val="0"/>
      <w:marTop w:val="0"/>
      <w:marBottom w:val="0"/>
      <w:divBdr>
        <w:top w:val="none" w:sz="0" w:space="0" w:color="auto"/>
        <w:left w:val="none" w:sz="0" w:space="0" w:color="auto"/>
        <w:bottom w:val="none" w:sz="0" w:space="0" w:color="auto"/>
        <w:right w:val="none" w:sz="0" w:space="0" w:color="auto"/>
      </w:divBdr>
    </w:div>
    <w:div w:id="1260214247">
      <w:bodyDiv w:val="1"/>
      <w:marLeft w:val="0"/>
      <w:marRight w:val="0"/>
      <w:marTop w:val="0"/>
      <w:marBottom w:val="0"/>
      <w:divBdr>
        <w:top w:val="none" w:sz="0" w:space="0" w:color="auto"/>
        <w:left w:val="none" w:sz="0" w:space="0" w:color="auto"/>
        <w:bottom w:val="none" w:sz="0" w:space="0" w:color="auto"/>
        <w:right w:val="none" w:sz="0" w:space="0" w:color="auto"/>
      </w:divBdr>
    </w:div>
    <w:div w:id="1322199598">
      <w:bodyDiv w:val="1"/>
      <w:marLeft w:val="0"/>
      <w:marRight w:val="0"/>
      <w:marTop w:val="0"/>
      <w:marBottom w:val="0"/>
      <w:divBdr>
        <w:top w:val="none" w:sz="0" w:space="0" w:color="auto"/>
        <w:left w:val="none" w:sz="0" w:space="0" w:color="auto"/>
        <w:bottom w:val="none" w:sz="0" w:space="0" w:color="auto"/>
        <w:right w:val="none" w:sz="0" w:space="0" w:color="auto"/>
      </w:divBdr>
    </w:div>
    <w:div w:id="1406488964">
      <w:bodyDiv w:val="1"/>
      <w:marLeft w:val="0"/>
      <w:marRight w:val="0"/>
      <w:marTop w:val="0"/>
      <w:marBottom w:val="0"/>
      <w:divBdr>
        <w:top w:val="none" w:sz="0" w:space="0" w:color="auto"/>
        <w:left w:val="none" w:sz="0" w:space="0" w:color="auto"/>
        <w:bottom w:val="none" w:sz="0" w:space="0" w:color="auto"/>
        <w:right w:val="none" w:sz="0" w:space="0" w:color="auto"/>
      </w:divBdr>
    </w:div>
    <w:div w:id="1411541917">
      <w:bodyDiv w:val="1"/>
      <w:marLeft w:val="0"/>
      <w:marRight w:val="0"/>
      <w:marTop w:val="0"/>
      <w:marBottom w:val="0"/>
      <w:divBdr>
        <w:top w:val="none" w:sz="0" w:space="0" w:color="auto"/>
        <w:left w:val="none" w:sz="0" w:space="0" w:color="auto"/>
        <w:bottom w:val="none" w:sz="0" w:space="0" w:color="auto"/>
        <w:right w:val="none" w:sz="0" w:space="0" w:color="auto"/>
      </w:divBdr>
    </w:div>
    <w:div w:id="1622149215">
      <w:bodyDiv w:val="1"/>
      <w:marLeft w:val="0"/>
      <w:marRight w:val="0"/>
      <w:marTop w:val="0"/>
      <w:marBottom w:val="0"/>
      <w:divBdr>
        <w:top w:val="none" w:sz="0" w:space="0" w:color="auto"/>
        <w:left w:val="none" w:sz="0" w:space="0" w:color="auto"/>
        <w:bottom w:val="none" w:sz="0" w:space="0" w:color="auto"/>
        <w:right w:val="none" w:sz="0" w:space="0" w:color="auto"/>
      </w:divBdr>
    </w:div>
    <w:div w:id="1884831704">
      <w:bodyDiv w:val="1"/>
      <w:marLeft w:val="0"/>
      <w:marRight w:val="0"/>
      <w:marTop w:val="0"/>
      <w:marBottom w:val="0"/>
      <w:divBdr>
        <w:top w:val="none" w:sz="0" w:space="0" w:color="auto"/>
        <w:left w:val="none" w:sz="0" w:space="0" w:color="auto"/>
        <w:bottom w:val="none" w:sz="0" w:space="0" w:color="auto"/>
        <w:right w:val="none" w:sz="0" w:space="0" w:color="auto"/>
      </w:divBdr>
    </w:div>
    <w:div w:id="1933512461">
      <w:bodyDiv w:val="1"/>
      <w:marLeft w:val="0"/>
      <w:marRight w:val="0"/>
      <w:marTop w:val="0"/>
      <w:marBottom w:val="0"/>
      <w:divBdr>
        <w:top w:val="none" w:sz="0" w:space="0" w:color="auto"/>
        <w:left w:val="none" w:sz="0" w:space="0" w:color="auto"/>
        <w:bottom w:val="none" w:sz="0" w:space="0" w:color="auto"/>
        <w:right w:val="none" w:sz="0" w:space="0" w:color="auto"/>
      </w:divBdr>
    </w:div>
    <w:div w:id="1961180788">
      <w:bodyDiv w:val="1"/>
      <w:marLeft w:val="0"/>
      <w:marRight w:val="0"/>
      <w:marTop w:val="0"/>
      <w:marBottom w:val="0"/>
      <w:divBdr>
        <w:top w:val="none" w:sz="0" w:space="0" w:color="auto"/>
        <w:left w:val="none" w:sz="0" w:space="0" w:color="auto"/>
        <w:bottom w:val="none" w:sz="0" w:space="0" w:color="auto"/>
        <w:right w:val="none" w:sz="0" w:space="0" w:color="auto"/>
      </w:divBdr>
    </w:div>
    <w:div w:id="2002074977">
      <w:bodyDiv w:val="1"/>
      <w:marLeft w:val="0"/>
      <w:marRight w:val="0"/>
      <w:marTop w:val="0"/>
      <w:marBottom w:val="0"/>
      <w:divBdr>
        <w:top w:val="none" w:sz="0" w:space="0" w:color="auto"/>
        <w:left w:val="none" w:sz="0" w:space="0" w:color="auto"/>
        <w:bottom w:val="none" w:sz="0" w:space="0" w:color="auto"/>
        <w:right w:val="none" w:sz="0" w:space="0" w:color="auto"/>
      </w:divBdr>
    </w:div>
    <w:div w:id="2013986910">
      <w:bodyDiv w:val="1"/>
      <w:marLeft w:val="0"/>
      <w:marRight w:val="0"/>
      <w:marTop w:val="0"/>
      <w:marBottom w:val="0"/>
      <w:divBdr>
        <w:top w:val="none" w:sz="0" w:space="0" w:color="auto"/>
        <w:left w:val="none" w:sz="0" w:space="0" w:color="auto"/>
        <w:bottom w:val="none" w:sz="0" w:space="0" w:color="auto"/>
        <w:right w:val="none" w:sz="0" w:space="0" w:color="auto"/>
      </w:divBdr>
    </w:div>
    <w:div w:id="2143837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doi.acm.org/10.1145/268084.268091" TargetMode="External"/><Relationship Id="rId21" Type="http://schemas.openxmlformats.org/officeDocument/2006/relationships/image" Target="media/image12.png"/><Relationship Id="rId34" Type="http://schemas.openxmlformats.org/officeDocument/2006/relationships/image" Target="media/image25.png"/><Relationship Id="rId42" Type="http://schemas.microsoft.com/office/2011/relationships/people" Target="peop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D3D0E5FB463174290AE8D63AB09A00D" ma:contentTypeVersion="2" ma:contentTypeDescription="Create a new document." ma:contentTypeScope="" ma:versionID="7c83d047a49d470c72c0d092e309ff92">
  <xsd:schema xmlns:xsd="http://www.w3.org/2001/XMLSchema" xmlns:xs="http://www.w3.org/2001/XMLSchema" xmlns:p="http://schemas.microsoft.com/office/2006/metadata/properties" xmlns:ns3="6695e6e5-a7a6-4885-b0ca-61cd5ffbafe8" targetNamespace="http://schemas.microsoft.com/office/2006/metadata/properties" ma:root="true" ma:fieldsID="080b07a2914f6fd7af7a80602e877f73" ns3:_="">
    <xsd:import namespace="6695e6e5-a7a6-4885-b0ca-61cd5ffbafe8"/>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95e6e5-a7a6-4885-b0ca-61cd5ffbafe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B265458-F5EE-4FD4-B45F-AC000A1081E0}">
  <ds:schemaRefs>
    <ds:schemaRef ds:uri="http://schemas.microsoft.com/sharepoint/v3/contenttype/forms"/>
  </ds:schemaRefs>
</ds:datastoreItem>
</file>

<file path=customXml/itemProps2.xml><?xml version="1.0" encoding="utf-8"?>
<ds:datastoreItem xmlns:ds="http://schemas.openxmlformats.org/officeDocument/2006/customXml" ds:itemID="{184117B7-9779-4194-AB21-BFFB87B1CA2D}">
  <ds:schemaRefs>
    <ds:schemaRef ds:uri="http://purl.org/dc/terms/"/>
    <ds:schemaRef ds:uri="6695e6e5-a7a6-4885-b0ca-61cd5ffbafe8"/>
    <ds:schemaRef ds:uri="http://www.w3.org/XML/1998/namespace"/>
    <ds:schemaRef ds:uri="http://schemas.microsoft.com/office/2006/documentManagement/types"/>
    <ds:schemaRef ds:uri="http://purl.org/dc/elements/1.1/"/>
    <ds:schemaRef ds:uri="http://schemas.openxmlformats.org/package/2006/metadata/core-properties"/>
    <ds:schemaRef ds:uri="http://purl.org/dc/dcmitype/"/>
    <ds:schemaRef ds:uri="http://schemas.microsoft.com/office/infopath/2007/PartnerControls"/>
    <ds:schemaRef ds:uri="http://schemas.microsoft.com/office/2006/metadata/properties"/>
  </ds:schemaRefs>
</ds:datastoreItem>
</file>

<file path=customXml/itemProps3.xml><?xml version="1.0" encoding="utf-8"?>
<ds:datastoreItem xmlns:ds="http://schemas.openxmlformats.org/officeDocument/2006/customXml" ds:itemID="{01435515-3F3D-4FE5-9132-7DC73AABDD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95e6e5-a7a6-4885-b0ca-61cd5ffbaf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51</Pages>
  <Words>4214</Words>
  <Characters>24024</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JATIN SINGH</dc:creator>
  <cp:keywords/>
  <dc:description/>
  <cp:lastModifiedBy>JATIN SINGH</cp:lastModifiedBy>
  <cp:revision>2</cp:revision>
  <dcterms:created xsi:type="dcterms:W3CDTF">2023-04-05T15:49:00Z</dcterms:created>
  <dcterms:modified xsi:type="dcterms:W3CDTF">2023-04-05T15:49:00Z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0x0101004D3D0E5FB463174290AE8D63AB09A00D</vt:lpwstr>
  </property>
  <property fmtid="{D5CDD505-2E9C-101B-9397-08002B2CF9AE}" pid="3" name="MSIP_Label_defa4170-0d19-0005-0004-bc88714345d2_Enabled">
    <vt:lpwstr>true</vt:lpwstr>
  </property>
  <property fmtid="{D5CDD505-2E9C-101B-9397-08002B2CF9AE}" pid="4" name="MSIP_Label_defa4170-0d19-0005-0004-bc88714345d2_SetDate">
    <vt:lpwstr>2023-04-05T14:41:05Z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28ce0464-b9e0-4c37-8bfb-d4268038a219</vt:lpwstr>
  </property>
  <property fmtid="{D5CDD505-2E9C-101B-9397-08002B2CF9AE}" pid="8" name="MSIP_Label_defa4170-0d19-0005-0004-bc88714345d2_ActionId">
    <vt:lpwstr>29d876b0-f252-46e7-8872-586946a8cb1e</vt:lpwstr>
  </property>
  <property fmtid="{D5CDD505-2E9C-101B-9397-08002B2CF9AE}" pid="9" name="MSIP_Label_defa4170-0d19-0005-0004-bc88714345d2_ContentBits">
    <vt:lpwstr>0</vt:lpwstr>
  </property>
</Properties>
</file>